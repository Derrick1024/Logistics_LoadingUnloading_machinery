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2A1" w:rsidRDefault="005A32A1" w:rsidP="005A32A1">
      <w:pPr>
        <w:spacing w:line="440" w:lineRule="exact"/>
        <w:rPr>
          <w:ins w:id="0" w:author="admin" w:date="2016-01-12T14:30:00Z"/>
          <w:rFonts w:eastAsia="黑体" w:hint="eastAsia"/>
          <w:sz w:val="36"/>
          <w:szCs w:val="36"/>
        </w:rPr>
        <w:pPrChange w:id="1" w:author="admin" w:date="2016-01-12T14:30:00Z">
          <w:pPr>
            <w:spacing w:line="440" w:lineRule="exact"/>
            <w:jc w:val="center"/>
          </w:pPr>
        </w:pPrChange>
      </w:pPr>
      <w:ins w:id="2" w:author="admin" w:date="2016-01-12T14:30:00Z">
        <w:r>
          <w:rPr>
            <w:rFonts w:eastAsia="黑体" w:hint="eastAsia"/>
            <w:sz w:val="36"/>
            <w:szCs w:val="36"/>
          </w:rPr>
          <w:t>发明人：本申请只改了说明书</w:t>
        </w:r>
      </w:ins>
      <w:ins w:id="3" w:author="admin" w:date="2016-01-12T14:36:00Z">
        <w:r w:rsidR="00D3207D">
          <w:rPr>
            <w:rFonts w:eastAsia="黑体" w:hint="eastAsia"/>
            <w:sz w:val="36"/>
            <w:szCs w:val="36"/>
          </w:rPr>
          <w:t>和说明书附图</w:t>
        </w:r>
      </w:ins>
      <w:ins w:id="4" w:author="admin" w:date="2016-01-12T14:30:00Z">
        <w:r>
          <w:rPr>
            <w:rFonts w:eastAsia="黑体" w:hint="eastAsia"/>
            <w:sz w:val="36"/>
            <w:szCs w:val="36"/>
          </w:rPr>
          <w:t>部分，修改用其它颜色标记。</w:t>
        </w:r>
      </w:ins>
    </w:p>
    <w:p w:rsidR="005A32A1" w:rsidRDefault="005A32A1" w:rsidP="005A32A1">
      <w:pPr>
        <w:spacing w:line="440" w:lineRule="exact"/>
        <w:rPr>
          <w:ins w:id="5" w:author="admin" w:date="2016-01-12T14:31:00Z"/>
          <w:rFonts w:eastAsia="黑体" w:hint="eastAsia"/>
          <w:sz w:val="36"/>
          <w:szCs w:val="36"/>
        </w:rPr>
        <w:pPrChange w:id="6" w:author="admin" w:date="2016-01-12T14:30:00Z">
          <w:pPr>
            <w:spacing w:line="440" w:lineRule="exact"/>
            <w:jc w:val="center"/>
          </w:pPr>
        </w:pPrChange>
      </w:pPr>
      <w:ins w:id="7" w:author="admin" w:date="2016-01-12T14:30:00Z">
        <w:r>
          <w:rPr>
            <w:rFonts w:eastAsia="黑体" w:hint="eastAsia"/>
            <w:sz w:val="36"/>
            <w:szCs w:val="36"/>
          </w:rPr>
          <w:t>本发明保护的是一个装置，应用文字说明图１中各部件之间</w:t>
        </w:r>
      </w:ins>
      <w:ins w:id="8" w:author="admin" w:date="2016-01-12T14:31:00Z">
        <w:r>
          <w:rPr>
            <w:rFonts w:eastAsia="黑体" w:hint="eastAsia"/>
            <w:sz w:val="36"/>
            <w:szCs w:val="36"/>
          </w:rPr>
          <w:t>静态</w:t>
        </w:r>
      </w:ins>
      <w:ins w:id="9" w:author="admin" w:date="2016-01-12T14:30:00Z">
        <w:r>
          <w:rPr>
            <w:rFonts w:eastAsia="黑体" w:hint="eastAsia"/>
            <w:sz w:val="36"/>
            <w:szCs w:val="36"/>
          </w:rPr>
          <w:t>的连接关系。根据图</w:t>
        </w:r>
      </w:ins>
      <w:ins w:id="10" w:author="admin" w:date="2016-01-12T14:31:00Z">
        <w:r>
          <w:rPr>
            <w:rFonts w:eastAsia="黑体" w:hint="eastAsia"/>
            <w:sz w:val="36"/>
            <w:szCs w:val="36"/>
          </w:rPr>
          <w:t>中的内容我已写了一部分，请将未写的部分补充完整。</w:t>
        </w:r>
      </w:ins>
    </w:p>
    <w:p w:rsidR="005A32A1" w:rsidRDefault="005A32A1" w:rsidP="005A32A1">
      <w:pPr>
        <w:spacing w:line="440" w:lineRule="exact"/>
        <w:rPr>
          <w:ins w:id="11" w:author="admin" w:date="2016-01-12T14:33:00Z"/>
          <w:rFonts w:eastAsia="黑体" w:hint="eastAsia"/>
          <w:sz w:val="36"/>
          <w:szCs w:val="36"/>
        </w:rPr>
        <w:pPrChange w:id="12" w:author="admin" w:date="2016-01-12T14:30:00Z">
          <w:pPr>
            <w:spacing w:line="440" w:lineRule="exact"/>
            <w:jc w:val="center"/>
          </w:pPr>
        </w:pPrChange>
      </w:pPr>
      <w:ins w:id="13" w:author="admin" w:date="2016-01-12T14:31:00Z">
        <w:r>
          <w:rPr>
            <w:rFonts w:eastAsia="黑体" w:hint="eastAsia"/>
            <w:sz w:val="36"/>
            <w:szCs w:val="36"/>
          </w:rPr>
          <w:t>对部件中的称呼应采用一一对应的原则，如连杆有四个，分别用第</w:t>
        </w:r>
      </w:ins>
      <w:ins w:id="14" w:author="admin" w:date="2016-01-12T14:32:00Z">
        <w:r>
          <w:rPr>
            <w:rFonts w:eastAsia="黑体" w:hint="eastAsia"/>
            <w:sz w:val="36"/>
            <w:szCs w:val="36"/>
          </w:rPr>
          <w:t>一连杆、第二连杆等表示，在说明书相应的位置就应该用某一连杆称呼，而不使笼统的采用连杆，</w:t>
        </w:r>
      </w:ins>
      <w:ins w:id="15" w:author="admin" w:date="2016-01-12T14:33:00Z">
        <w:r>
          <w:rPr>
            <w:rFonts w:eastAsia="黑体" w:hint="eastAsia"/>
            <w:sz w:val="36"/>
            <w:szCs w:val="36"/>
          </w:rPr>
          <w:t>造成表述不清楚。</w:t>
        </w:r>
      </w:ins>
    </w:p>
    <w:p w:rsidR="005A32A1" w:rsidRDefault="005A32A1" w:rsidP="005A32A1">
      <w:pPr>
        <w:spacing w:line="440" w:lineRule="exact"/>
        <w:rPr>
          <w:ins w:id="16" w:author="admin" w:date="2016-01-12T14:33:00Z"/>
          <w:rFonts w:eastAsia="黑体" w:hint="eastAsia"/>
          <w:sz w:val="36"/>
          <w:szCs w:val="36"/>
        </w:rPr>
        <w:pPrChange w:id="17" w:author="admin" w:date="2016-01-12T14:30:00Z">
          <w:pPr>
            <w:spacing w:line="440" w:lineRule="exact"/>
            <w:jc w:val="center"/>
          </w:pPr>
        </w:pPrChange>
      </w:pPr>
      <w:ins w:id="18" w:author="admin" w:date="2016-01-12T14:33:00Z">
        <w:r>
          <w:rPr>
            <w:rFonts w:eastAsia="黑体" w:hint="eastAsia"/>
            <w:sz w:val="36"/>
            <w:szCs w:val="36"/>
          </w:rPr>
          <w:t>提供的附图中不能使用中文，应删去中文，只保留数字。</w:t>
        </w:r>
      </w:ins>
    </w:p>
    <w:p w:rsidR="005A32A1" w:rsidRPr="005A32A1" w:rsidRDefault="005A32A1" w:rsidP="005A32A1">
      <w:pPr>
        <w:spacing w:line="440" w:lineRule="exact"/>
        <w:rPr>
          <w:ins w:id="19" w:author="admin" w:date="2016-01-12T14:30:00Z"/>
          <w:rFonts w:eastAsia="黑体" w:hint="eastAsia"/>
          <w:sz w:val="36"/>
          <w:szCs w:val="36"/>
        </w:rPr>
        <w:pPrChange w:id="20" w:author="admin" w:date="2016-01-12T14:30:00Z">
          <w:pPr>
            <w:spacing w:line="440" w:lineRule="exact"/>
            <w:jc w:val="center"/>
          </w:pPr>
        </w:pPrChange>
      </w:pPr>
      <w:ins w:id="21" w:author="admin" w:date="2016-01-12T14:33:00Z">
        <w:r>
          <w:rPr>
            <w:rFonts w:eastAsia="黑体" w:hint="eastAsia"/>
            <w:sz w:val="36"/>
            <w:szCs w:val="36"/>
          </w:rPr>
          <w:t>提供的图２和图３</w:t>
        </w:r>
      </w:ins>
      <w:ins w:id="22" w:author="admin" w:date="2016-01-12T14:36:00Z">
        <w:r w:rsidR="00D3207D">
          <w:rPr>
            <w:rFonts w:eastAsia="黑体" w:hint="eastAsia"/>
            <w:sz w:val="36"/>
            <w:szCs w:val="36"/>
          </w:rPr>
          <w:t>不能使用灰度，应采用与图１相同的格式，重新提供。</w:t>
        </w:r>
      </w:ins>
    </w:p>
    <w:p w:rsidR="00DD3EEC" w:rsidRDefault="007A1101" w:rsidP="00DD3EEC">
      <w:pPr>
        <w:spacing w:line="440" w:lineRule="exact"/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说明书摘要</w:t>
      </w:r>
    </w:p>
    <w:p w:rsidR="007A1101" w:rsidRDefault="00C45842" w:rsidP="00DD3EEC">
      <w:pPr>
        <w:spacing w:line="440" w:lineRule="exact"/>
        <w:jc w:val="center"/>
        <w:rPr>
          <w:rFonts w:eastAsia="黑体"/>
          <w:sz w:val="36"/>
          <w:szCs w:val="36"/>
        </w:rPr>
      </w:pPr>
      <w:r>
        <w:rPr>
          <w:rFonts w:eastAsia="黑体"/>
          <w:noProof/>
          <w:sz w:val="36"/>
          <w:szCs w:val="36"/>
        </w:rPr>
        <w:pict>
          <v:line id="直接连接符 1" o:spid="_x0000_s1026" style="position:absolute;left:0;text-align:left;flip:y;z-index:251659264;visibility:visible;mso-position-horizontal:right;mso-position-horizontal-relative:margin" from="1108.55pt,8.75pt" to="1521.8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" strokeweight="1.5pt">
            <w10:wrap anchorx="margin"/>
          </v:line>
        </w:pict>
      </w:r>
    </w:p>
    <w:p w:rsidR="007A1101" w:rsidRDefault="007A1101" w:rsidP="007A1101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专利权人：同济大学</w:t>
      </w:r>
    </w:p>
    <w:p w:rsidR="007A1101" w:rsidRDefault="007A1101" w:rsidP="007A1101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全体发明人名单：卜王辉</w:t>
      </w:r>
      <w:r w:rsidR="006C3209">
        <w:rPr>
          <w:rFonts w:hAnsi="宋体" w:hint="eastAsia"/>
          <w:sz w:val="28"/>
          <w:szCs w:val="28"/>
        </w:rPr>
        <w:t>，</w:t>
      </w:r>
      <w:r w:rsidRPr="006C3209">
        <w:rPr>
          <w:rFonts w:hAnsi="宋体" w:hint="eastAsia"/>
          <w:sz w:val="28"/>
          <w:szCs w:val="28"/>
        </w:rPr>
        <w:t>胡加</w:t>
      </w:r>
      <w:r w:rsidR="006C3209" w:rsidRPr="006C3209">
        <w:rPr>
          <w:rFonts w:hAnsi="宋体" w:hint="eastAsia"/>
          <w:sz w:val="28"/>
          <w:szCs w:val="28"/>
        </w:rPr>
        <w:t>，侯音凡，关耀发，</w:t>
      </w:r>
      <w:r w:rsidRPr="006C3209">
        <w:rPr>
          <w:rFonts w:hAnsi="宋体" w:hint="eastAsia"/>
          <w:sz w:val="28"/>
          <w:szCs w:val="28"/>
        </w:rPr>
        <w:t>黄寒冰</w:t>
      </w:r>
      <w:r w:rsidR="006C3209" w:rsidRPr="006C3209">
        <w:rPr>
          <w:rFonts w:hAnsi="宋体" w:hint="eastAsia"/>
          <w:sz w:val="28"/>
          <w:szCs w:val="28"/>
        </w:rPr>
        <w:t>，</w:t>
      </w:r>
      <w:r w:rsidRPr="006C3209">
        <w:rPr>
          <w:rFonts w:hAnsi="宋体" w:hint="eastAsia"/>
          <w:sz w:val="28"/>
          <w:szCs w:val="28"/>
        </w:rPr>
        <w:t>王可婧</w:t>
      </w:r>
    </w:p>
    <w:p w:rsidR="007A1101" w:rsidRPr="000736FB" w:rsidRDefault="007A1101" w:rsidP="007A1101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第一发明人提供身份证号码：</w:t>
      </w:r>
      <w:r>
        <w:rPr>
          <w:rFonts w:hAnsi="宋体" w:hint="eastAsia"/>
          <w:sz w:val="28"/>
          <w:szCs w:val="28"/>
        </w:rPr>
        <w:t>321027198201230016</w:t>
      </w:r>
    </w:p>
    <w:p w:rsidR="007A1101" w:rsidRDefault="007A1101"/>
    <w:p w:rsidR="007A1101" w:rsidRDefault="007A1101">
      <w:pPr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发明名称：</w:t>
      </w:r>
      <w:r w:rsidRPr="007A1101">
        <w:rPr>
          <w:rFonts w:hAnsi="宋体" w:hint="eastAsia"/>
          <w:sz w:val="28"/>
          <w:szCs w:val="28"/>
        </w:rPr>
        <w:t>无需外部动力的穿戴式</w:t>
      </w:r>
      <w:r w:rsidR="009D6F6B">
        <w:rPr>
          <w:rFonts w:hAnsi="宋体" w:hint="eastAsia"/>
          <w:sz w:val="28"/>
          <w:szCs w:val="28"/>
        </w:rPr>
        <w:t>助力</w:t>
      </w:r>
      <w:r w:rsidRPr="007A1101">
        <w:rPr>
          <w:rFonts w:hAnsi="宋体" w:hint="eastAsia"/>
          <w:sz w:val="28"/>
          <w:szCs w:val="28"/>
        </w:rPr>
        <w:t>装置</w:t>
      </w:r>
      <w:bookmarkStart w:id="23" w:name="_GoBack"/>
      <w:bookmarkEnd w:id="23"/>
    </w:p>
    <w:p w:rsidR="0007065D" w:rsidRDefault="0007065D" w:rsidP="00DC28D7">
      <w:pPr>
        <w:ind w:firstLineChars="200" w:firstLine="560"/>
        <w:rPr>
          <w:rFonts w:hAnsi="宋体"/>
          <w:sz w:val="28"/>
          <w:szCs w:val="28"/>
        </w:rPr>
      </w:pPr>
      <w:r w:rsidRPr="007E1ABB">
        <w:rPr>
          <w:rFonts w:hAnsi="宋体" w:hint="eastAsia"/>
          <w:sz w:val="28"/>
          <w:szCs w:val="28"/>
        </w:rPr>
        <w:t>本发明公开了一种</w:t>
      </w:r>
      <w:r w:rsidRPr="007A1101">
        <w:rPr>
          <w:rFonts w:hAnsi="宋体" w:hint="eastAsia"/>
          <w:sz w:val="28"/>
          <w:szCs w:val="28"/>
        </w:rPr>
        <w:t>无需外部动力的穿戴式</w:t>
      </w:r>
      <w:r w:rsidR="009D6F6B">
        <w:rPr>
          <w:rFonts w:hAnsi="宋体" w:hint="eastAsia"/>
          <w:sz w:val="28"/>
          <w:szCs w:val="28"/>
        </w:rPr>
        <w:t>助力</w:t>
      </w:r>
      <w:r w:rsidRPr="007A1101">
        <w:rPr>
          <w:rFonts w:hAnsi="宋体" w:hint="eastAsia"/>
          <w:sz w:val="28"/>
          <w:szCs w:val="28"/>
        </w:rPr>
        <w:t>装置</w:t>
      </w:r>
      <w:r>
        <w:rPr>
          <w:rFonts w:hAnsi="宋体" w:hint="eastAsia"/>
          <w:sz w:val="28"/>
          <w:szCs w:val="28"/>
        </w:rPr>
        <w:t>，</w:t>
      </w:r>
      <w:r w:rsidRPr="0007065D">
        <w:rPr>
          <w:rFonts w:hAnsi="宋体" w:hint="eastAsia"/>
          <w:sz w:val="28"/>
          <w:szCs w:val="28"/>
        </w:rPr>
        <w:t>包括固定支撑、弹簧、移动滑块、滑</w:t>
      </w:r>
      <w:r w:rsidR="001B0432">
        <w:rPr>
          <w:rFonts w:hAnsi="宋体" w:hint="eastAsia"/>
          <w:sz w:val="28"/>
          <w:szCs w:val="28"/>
        </w:rPr>
        <w:t>动锁紧装置和连杆。整套装置做成</w:t>
      </w:r>
      <w:r w:rsidR="006E6FE5">
        <w:rPr>
          <w:rFonts w:hAnsi="宋体" w:hint="eastAsia"/>
          <w:sz w:val="28"/>
          <w:szCs w:val="28"/>
        </w:rPr>
        <w:t>穿戴式</w:t>
      </w:r>
      <w:r w:rsidR="001B0432">
        <w:rPr>
          <w:rFonts w:hAnsi="宋体" w:hint="eastAsia"/>
          <w:sz w:val="28"/>
          <w:szCs w:val="28"/>
        </w:rPr>
        <w:t>服装</w:t>
      </w:r>
      <w:r w:rsidR="006E6FE5">
        <w:rPr>
          <w:rFonts w:hAnsi="宋体" w:hint="eastAsia"/>
          <w:sz w:val="28"/>
          <w:szCs w:val="28"/>
        </w:rPr>
        <w:t>，各个部分做成一套骨架与衣服连在一起。</w:t>
      </w:r>
      <w:r w:rsidR="001B0432">
        <w:rPr>
          <w:rFonts w:hAnsi="宋体" w:hint="eastAsia"/>
          <w:sz w:val="28"/>
          <w:szCs w:val="28"/>
        </w:rPr>
        <w:t>第一部分是通过一个弹簧连接小臂前段与大臂下端，在搬重物前手臂伸直，弹簧拉伸，起到一个蓄力的作用。第二部分是</w:t>
      </w:r>
      <w:r w:rsidR="006E6FE5">
        <w:rPr>
          <w:rFonts w:hAnsi="宋体"/>
          <w:sz w:val="28"/>
          <w:szCs w:val="28"/>
        </w:rPr>
        <w:t>一个弹簧</w:t>
      </w:r>
      <w:r w:rsidR="001B0432">
        <w:rPr>
          <w:rFonts w:hAnsi="宋体"/>
          <w:sz w:val="28"/>
          <w:szCs w:val="28"/>
        </w:rPr>
        <w:t>一端</w:t>
      </w:r>
      <w:r w:rsidR="006E6FE5">
        <w:rPr>
          <w:rFonts w:hAnsi="宋体"/>
          <w:sz w:val="28"/>
          <w:szCs w:val="28"/>
        </w:rPr>
        <w:t>与小臂</w:t>
      </w:r>
      <w:r w:rsidR="001B0432">
        <w:rPr>
          <w:rFonts w:hAnsi="宋体"/>
          <w:sz w:val="28"/>
          <w:szCs w:val="28"/>
        </w:rPr>
        <w:t>后端相连接</w:t>
      </w:r>
      <w:r w:rsidR="006E6FE5">
        <w:rPr>
          <w:rFonts w:hAnsi="宋体"/>
          <w:sz w:val="28"/>
          <w:szCs w:val="28"/>
        </w:rPr>
        <w:t>，</w:t>
      </w:r>
      <w:r w:rsidR="001B0432">
        <w:rPr>
          <w:rFonts w:hAnsi="宋体"/>
          <w:sz w:val="28"/>
          <w:szCs w:val="28"/>
        </w:rPr>
        <w:t>一端与肩上的支撑架相连接，</w:t>
      </w:r>
      <w:r w:rsidR="006E6FE5">
        <w:rPr>
          <w:rFonts w:hAnsi="宋体"/>
          <w:sz w:val="28"/>
          <w:szCs w:val="28"/>
        </w:rPr>
        <w:t>通过滑槽与背部的弹性皮带</w:t>
      </w:r>
      <w:r w:rsidR="001B0432">
        <w:rPr>
          <w:rFonts w:hAnsi="宋体"/>
          <w:sz w:val="28"/>
          <w:szCs w:val="28"/>
        </w:rPr>
        <w:t>相连，背部的弹性皮带再连接带滑块，滑块通过转动副与连杆相连。</w:t>
      </w:r>
      <w:r w:rsidR="007602E8">
        <w:rPr>
          <w:rFonts w:hAnsi="宋体"/>
          <w:sz w:val="28"/>
          <w:szCs w:val="28"/>
        </w:rPr>
        <w:t>当</w:t>
      </w:r>
      <w:r w:rsidR="001B0432">
        <w:rPr>
          <w:rFonts w:hAnsi="宋体"/>
          <w:sz w:val="28"/>
          <w:szCs w:val="28"/>
        </w:rPr>
        <w:t>人去搬重物时，小臂伸直，</w:t>
      </w:r>
      <w:r w:rsidR="00857023">
        <w:rPr>
          <w:rFonts w:hAnsi="宋体"/>
          <w:sz w:val="28"/>
          <w:szCs w:val="28"/>
        </w:rPr>
        <w:t>弹簧与皮带连在一起也被拉伸，但背部滑块处于导轨的</w:t>
      </w:r>
      <w:r w:rsidR="007602E8">
        <w:rPr>
          <w:rFonts w:hAnsi="宋体"/>
          <w:sz w:val="28"/>
          <w:szCs w:val="28"/>
        </w:rPr>
        <w:t>最</w:t>
      </w:r>
      <w:r w:rsidR="007602E8">
        <w:rPr>
          <w:rFonts w:hAnsi="宋体"/>
          <w:sz w:val="28"/>
          <w:szCs w:val="28"/>
        </w:rPr>
        <w:lastRenderedPageBreak/>
        <w:t>高点，这样肩部与小臂连接的弹簧变形小，为手臂的伸展提供便利</w:t>
      </w:r>
      <w:r w:rsidR="00857023">
        <w:rPr>
          <w:rFonts w:hAnsi="宋体"/>
          <w:sz w:val="28"/>
          <w:szCs w:val="28"/>
        </w:rPr>
        <w:t>，当人抱起重物时，手臂弯曲，利用手臂的力量使连杆张开，腰部的滑块同时受到连杆作用向下运动，当达到最有利的受力位置，即图示位置，连杆被</w:t>
      </w:r>
      <w:r w:rsidR="00D12DF4">
        <w:rPr>
          <w:rFonts w:hAnsi="宋体"/>
          <w:sz w:val="28"/>
          <w:szCs w:val="28"/>
        </w:rPr>
        <w:t>锁紧，此时滑块</w:t>
      </w:r>
      <w:r w:rsidR="00D12DF4">
        <w:rPr>
          <w:rFonts w:hAnsi="宋体" w:hint="eastAsia"/>
          <w:sz w:val="28"/>
          <w:szCs w:val="28"/>
        </w:rPr>
        <w:t>运动倒最下端</w:t>
      </w:r>
      <w:r w:rsidR="00857023">
        <w:rPr>
          <w:rFonts w:hAnsi="宋体"/>
          <w:sz w:val="28"/>
          <w:szCs w:val="28"/>
        </w:rPr>
        <w:t>，弹簧拉伸，对手臂有向上的拉力，除此之外，连杆对手臂也有一个向上的支撑，通过这样，将重物的重力转移到肩部与腰部共同支撑。第三部分为</w:t>
      </w:r>
      <w:r w:rsidRPr="0007065D">
        <w:rPr>
          <w:rFonts w:hAnsi="宋体" w:hint="eastAsia"/>
          <w:sz w:val="28"/>
          <w:szCs w:val="28"/>
        </w:rPr>
        <w:t>滑动锁紧装置</w:t>
      </w:r>
      <w:r w:rsidR="0058687A">
        <w:rPr>
          <w:rFonts w:hAnsi="宋体" w:hint="eastAsia"/>
          <w:sz w:val="28"/>
          <w:szCs w:val="28"/>
        </w:rPr>
        <w:t>的滑槽内部呈锯齿状</w:t>
      </w:r>
      <w:r w:rsidR="00716330">
        <w:rPr>
          <w:rFonts w:hAnsi="宋体" w:hint="eastAsia"/>
          <w:sz w:val="28"/>
          <w:szCs w:val="28"/>
        </w:rPr>
        <w:t>，当人抱起重物时，为了减少由于走路引起的不平稳性，在小臂与大臂之间加上一个固结连杆，</w:t>
      </w:r>
      <w:r w:rsidR="00716330">
        <w:rPr>
          <w:rFonts w:hAnsi="宋体"/>
          <w:sz w:val="28"/>
          <w:szCs w:val="28"/>
        </w:rPr>
        <w:t>连杆一端固定在小臂上，另一端在固定在大臂上的滑槽内，人可以通过改变连杆在滑槽的位置来改变手臂的角度，</w:t>
      </w:r>
      <w:r w:rsidR="00716330">
        <w:rPr>
          <w:rFonts w:hAnsi="宋体" w:hint="eastAsia"/>
          <w:sz w:val="28"/>
          <w:szCs w:val="28"/>
        </w:rPr>
        <w:t>同时也可以</w:t>
      </w:r>
      <w:r w:rsidRPr="0007065D">
        <w:rPr>
          <w:rFonts w:hAnsi="宋体" w:hint="eastAsia"/>
          <w:sz w:val="28"/>
          <w:szCs w:val="28"/>
        </w:rPr>
        <w:t>调节装置中连杆等构</w:t>
      </w:r>
      <w:r w:rsidR="00716330">
        <w:rPr>
          <w:rFonts w:hAnsi="宋体" w:hint="eastAsia"/>
          <w:sz w:val="28"/>
          <w:szCs w:val="28"/>
        </w:rPr>
        <w:t>件位置</w:t>
      </w:r>
      <w:r w:rsidR="004421D1">
        <w:rPr>
          <w:rFonts w:hAnsi="宋体" w:hint="eastAsia"/>
          <w:sz w:val="28"/>
          <w:szCs w:val="28"/>
        </w:rPr>
        <w:t>。</w:t>
      </w:r>
      <w:r w:rsidRPr="00E4779D">
        <w:rPr>
          <w:rFonts w:hAnsi="宋体" w:hint="eastAsia"/>
          <w:sz w:val="28"/>
          <w:szCs w:val="28"/>
        </w:rPr>
        <w:t>连杆机构在人的</w:t>
      </w:r>
      <w:r w:rsidR="00E4779D" w:rsidRPr="00E4779D">
        <w:rPr>
          <w:rFonts w:hAnsi="宋体" w:hint="eastAsia"/>
          <w:sz w:val="28"/>
          <w:szCs w:val="28"/>
        </w:rPr>
        <w:t>大</w:t>
      </w:r>
      <w:r w:rsidRPr="00E4779D">
        <w:rPr>
          <w:rFonts w:hAnsi="宋体" w:hint="eastAsia"/>
          <w:sz w:val="28"/>
          <w:szCs w:val="28"/>
        </w:rPr>
        <w:t>臂</w:t>
      </w:r>
      <w:r w:rsidR="005D0FA8">
        <w:rPr>
          <w:rFonts w:hAnsi="宋体" w:hint="eastAsia"/>
          <w:sz w:val="28"/>
          <w:szCs w:val="28"/>
        </w:rPr>
        <w:t>与躯干夹角约</w:t>
      </w:r>
      <w:r w:rsidR="005D0FA8">
        <w:rPr>
          <w:rFonts w:hAnsi="宋体" w:hint="eastAsia"/>
          <w:sz w:val="28"/>
          <w:szCs w:val="28"/>
        </w:rPr>
        <w:t>15</w:t>
      </w:r>
      <w:r w:rsidR="005D0FA8">
        <w:rPr>
          <w:rFonts w:hAnsi="宋体" w:hint="eastAsia"/>
          <w:sz w:val="28"/>
          <w:szCs w:val="28"/>
        </w:rPr>
        <w:t>°</w:t>
      </w:r>
      <w:r w:rsidR="00E4779D" w:rsidRPr="00E4779D">
        <w:rPr>
          <w:rFonts w:hAnsi="宋体" w:hint="eastAsia"/>
          <w:sz w:val="28"/>
          <w:szCs w:val="28"/>
        </w:rPr>
        <w:t>，小臂与大臂夹角约</w:t>
      </w:r>
      <w:r w:rsidR="00E4779D" w:rsidRPr="00E4779D">
        <w:rPr>
          <w:rFonts w:hAnsi="宋体" w:hint="eastAsia"/>
          <w:sz w:val="28"/>
          <w:szCs w:val="28"/>
        </w:rPr>
        <w:t>90</w:t>
      </w:r>
      <w:r w:rsidR="00E4779D" w:rsidRPr="00E4779D">
        <w:rPr>
          <w:rFonts w:hAnsi="宋体" w:hint="eastAsia"/>
          <w:sz w:val="28"/>
          <w:szCs w:val="28"/>
        </w:rPr>
        <w:t>°</w:t>
      </w:r>
      <w:r w:rsidRPr="00E4779D">
        <w:rPr>
          <w:rFonts w:hAnsi="宋体" w:hint="eastAsia"/>
          <w:sz w:val="28"/>
          <w:szCs w:val="28"/>
        </w:rPr>
        <w:t>时达到自身死点位置</w:t>
      </w:r>
      <w:r w:rsidRPr="0007065D">
        <w:rPr>
          <w:rFonts w:hAnsi="宋体" w:hint="eastAsia"/>
          <w:sz w:val="28"/>
          <w:szCs w:val="28"/>
        </w:rPr>
        <w:t>，可以承受较大压力。</w:t>
      </w:r>
      <w:r w:rsidRPr="0007065D">
        <w:rPr>
          <w:rFonts w:hAnsi="宋体"/>
          <w:sz w:val="28"/>
          <w:szCs w:val="28"/>
        </w:rPr>
        <w:t>本发明结构合理</w:t>
      </w:r>
      <w:r w:rsidRPr="0007065D">
        <w:rPr>
          <w:rFonts w:hAnsi="宋体" w:hint="eastAsia"/>
          <w:sz w:val="28"/>
          <w:szCs w:val="28"/>
        </w:rPr>
        <w:t>，</w:t>
      </w:r>
      <w:r w:rsidRPr="0007065D">
        <w:rPr>
          <w:rFonts w:hAnsi="宋体"/>
          <w:sz w:val="28"/>
          <w:szCs w:val="28"/>
        </w:rPr>
        <w:t>装置提供多个自由度</w:t>
      </w:r>
      <w:r w:rsidRPr="0007065D">
        <w:rPr>
          <w:rFonts w:hAnsi="宋体" w:hint="eastAsia"/>
          <w:sz w:val="28"/>
          <w:szCs w:val="28"/>
        </w:rPr>
        <w:t>，</w:t>
      </w:r>
      <w:r w:rsidR="00DC28D7">
        <w:rPr>
          <w:rFonts w:hAnsi="宋体" w:hint="eastAsia"/>
          <w:sz w:val="28"/>
          <w:szCs w:val="28"/>
        </w:rPr>
        <w:t>在辅助搬运重物的</w:t>
      </w:r>
      <w:r w:rsidRPr="0007065D">
        <w:rPr>
          <w:rFonts w:hAnsi="宋体" w:hint="eastAsia"/>
          <w:sz w:val="28"/>
          <w:szCs w:val="28"/>
        </w:rPr>
        <w:t>同时，保证了人活动的自由。</w:t>
      </w:r>
    </w:p>
    <w:p w:rsidR="004421D1" w:rsidRDefault="004421D1" w:rsidP="00DC28D7">
      <w:pPr>
        <w:ind w:firstLineChars="200" w:firstLine="560"/>
        <w:rPr>
          <w:rFonts w:hAnsi="宋体"/>
          <w:sz w:val="28"/>
          <w:szCs w:val="28"/>
        </w:rPr>
      </w:pPr>
    </w:p>
    <w:p w:rsidR="004421D1" w:rsidRDefault="004421D1" w:rsidP="00DC28D7">
      <w:pPr>
        <w:ind w:firstLineChars="200" w:firstLine="560"/>
        <w:rPr>
          <w:rFonts w:hAnsi="宋体"/>
          <w:sz w:val="28"/>
          <w:szCs w:val="28"/>
        </w:rPr>
      </w:pPr>
    </w:p>
    <w:p w:rsidR="004421D1" w:rsidRDefault="004421D1" w:rsidP="00DC28D7">
      <w:pPr>
        <w:ind w:firstLineChars="200" w:firstLine="560"/>
        <w:rPr>
          <w:rFonts w:hAnsi="宋体"/>
          <w:sz w:val="28"/>
          <w:szCs w:val="28"/>
        </w:rPr>
      </w:pPr>
    </w:p>
    <w:p w:rsidR="004421D1" w:rsidRDefault="004421D1" w:rsidP="00DC28D7">
      <w:pPr>
        <w:ind w:firstLineChars="200" w:firstLine="560"/>
        <w:rPr>
          <w:rFonts w:hAnsi="宋体"/>
          <w:sz w:val="28"/>
          <w:szCs w:val="28"/>
        </w:rPr>
      </w:pPr>
    </w:p>
    <w:p w:rsidR="004421D1" w:rsidRDefault="004421D1" w:rsidP="00DC28D7">
      <w:pPr>
        <w:ind w:firstLineChars="200" w:firstLine="560"/>
        <w:rPr>
          <w:rFonts w:hAnsi="宋体"/>
          <w:sz w:val="28"/>
          <w:szCs w:val="28"/>
        </w:rPr>
      </w:pPr>
    </w:p>
    <w:p w:rsidR="004421D1" w:rsidRDefault="004421D1" w:rsidP="00DC28D7">
      <w:pPr>
        <w:ind w:firstLineChars="200" w:firstLine="560"/>
        <w:rPr>
          <w:rFonts w:hAnsi="宋体"/>
          <w:sz w:val="28"/>
          <w:szCs w:val="28"/>
        </w:rPr>
      </w:pPr>
    </w:p>
    <w:p w:rsidR="004421D1" w:rsidRDefault="004421D1" w:rsidP="00DC28D7">
      <w:pPr>
        <w:ind w:firstLineChars="200" w:firstLine="560"/>
        <w:rPr>
          <w:rFonts w:hAnsi="宋体"/>
          <w:sz w:val="28"/>
          <w:szCs w:val="28"/>
        </w:rPr>
      </w:pPr>
    </w:p>
    <w:p w:rsidR="004421D1" w:rsidRPr="0007065D" w:rsidRDefault="004421D1" w:rsidP="00DC28D7">
      <w:pPr>
        <w:ind w:firstLineChars="200" w:firstLine="560"/>
        <w:rPr>
          <w:rFonts w:hAnsi="宋体"/>
          <w:sz w:val="28"/>
          <w:szCs w:val="28"/>
        </w:rPr>
      </w:pPr>
    </w:p>
    <w:p w:rsidR="0007065D" w:rsidRDefault="0007065D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5A3219" w:rsidRDefault="005A3219" w:rsidP="0007065D">
      <w:pPr>
        <w:ind w:firstLineChars="200" w:firstLine="420"/>
      </w:pPr>
    </w:p>
    <w:p w:rsidR="005A3219" w:rsidRDefault="005A3219" w:rsidP="0007065D">
      <w:pPr>
        <w:ind w:firstLineChars="200" w:firstLine="420"/>
      </w:pPr>
    </w:p>
    <w:p w:rsidR="005A3219" w:rsidRDefault="005A3219" w:rsidP="0007065D">
      <w:pPr>
        <w:ind w:firstLineChars="200" w:firstLine="420"/>
      </w:pPr>
    </w:p>
    <w:p w:rsidR="005A3219" w:rsidRDefault="005A3219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C28D7" w:rsidRDefault="00DC28D7" w:rsidP="0007065D">
      <w:pPr>
        <w:ind w:firstLineChars="200" w:firstLine="420"/>
      </w:pPr>
    </w:p>
    <w:p w:rsidR="00DD3EEC" w:rsidRDefault="00B6666F" w:rsidP="00DD3EEC">
      <w:pPr>
        <w:spacing w:line="440" w:lineRule="exact"/>
        <w:jc w:val="center"/>
        <w:rPr>
          <w:rFonts w:eastAsia="黑体"/>
          <w:sz w:val="36"/>
          <w:szCs w:val="36"/>
        </w:rPr>
      </w:pPr>
      <w:r>
        <w:rPr>
          <w:rFonts w:eastAsia="黑体" w:hint="eastAsia"/>
          <w:sz w:val="36"/>
          <w:szCs w:val="36"/>
        </w:rPr>
        <w:t>摘要附图</w:t>
      </w:r>
    </w:p>
    <w:p w:rsidR="00B6666F" w:rsidRDefault="00C45842" w:rsidP="00DD3EEC">
      <w:pPr>
        <w:spacing w:line="440" w:lineRule="exact"/>
        <w:jc w:val="center"/>
        <w:rPr>
          <w:rFonts w:eastAsia="黑体"/>
          <w:sz w:val="36"/>
          <w:szCs w:val="36"/>
        </w:rPr>
      </w:pPr>
      <w:r>
        <w:rPr>
          <w:rFonts w:eastAsia="黑体"/>
          <w:noProof/>
          <w:sz w:val="36"/>
          <w:szCs w:val="36"/>
        </w:rPr>
        <w:pict>
          <v:line id="直接连接符 4" o:spid="_x0000_s1048" style="position:absolute;left:0;text-align:left;flip:y;z-index:251665408;visibility:visible;mso-position-horizontal:right;mso-position-horizontal-relative:margin" from="1108.55pt,13.25pt" to="1521.8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" strokeweight="1.5pt">
            <w10:wrap anchorx="margin"/>
          </v:line>
        </w:pict>
      </w:r>
    </w:p>
    <w:p w:rsidR="00DC28D7" w:rsidRDefault="00DD3EEC" w:rsidP="00530771">
      <w:r>
        <w:rPr>
          <w:rFonts w:hint="eastAsia"/>
          <w:noProof/>
        </w:rPr>
        <w:drawing>
          <wp:inline distT="0" distB="0" distL="0" distR="0">
            <wp:extent cx="5341236" cy="443599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aschineс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236" cy="44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222" w:rsidRDefault="00844222" w:rsidP="00530771"/>
    <w:p w:rsidR="00844222" w:rsidRDefault="00844222" w:rsidP="00530771"/>
    <w:p w:rsidR="00844222" w:rsidRDefault="00844222" w:rsidP="00530771"/>
    <w:p w:rsidR="00844222" w:rsidRDefault="00844222" w:rsidP="00530771"/>
    <w:p w:rsidR="00844222" w:rsidRDefault="00844222" w:rsidP="00530771"/>
    <w:p w:rsidR="00844222" w:rsidRDefault="00844222" w:rsidP="00530771"/>
    <w:p w:rsidR="00844222" w:rsidRDefault="00844222" w:rsidP="00530771"/>
    <w:p w:rsidR="00844222" w:rsidRDefault="00844222" w:rsidP="00530771"/>
    <w:p w:rsidR="00844222" w:rsidRDefault="00844222" w:rsidP="00530771"/>
    <w:p w:rsidR="00844222" w:rsidRDefault="00844222" w:rsidP="00530771"/>
    <w:p w:rsidR="00844222" w:rsidRDefault="00844222" w:rsidP="00530771"/>
    <w:p w:rsidR="00A74363" w:rsidRDefault="00A74363" w:rsidP="00A74363"/>
    <w:p w:rsidR="00DD3EEC" w:rsidRDefault="00DD3EEC" w:rsidP="00A74363"/>
    <w:p w:rsidR="00DD3EEC" w:rsidRDefault="00DD3EEC" w:rsidP="00A74363"/>
    <w:p w:rsidR="00DD3EEC" w:rsidRDefault="00DD3EEC" w:rsidP="00A74363"/>
    <w:p w:rsidR="00DD3EEC" w:rsidRDefault="00DD3EEC" w:rsidP="00A74363"/>
    <w:p w:rsidR="005A3219" w:rsidRDefault="005A3219" w:rsidP="00A74363"/>
    <w:p w:rsidR="005A3219" w:rsidRDefault="005A3219" w:rsidP="00A74363"/>
    <w:p w:rsidR="005A3219" w:rsidRDefault="005A3219" w:rsidP="00A74363"/>
    <w:p w:rsidR="009862FF" w:rsidRDefault="009862FF" w:rsidP="00A74363"/>
    <w:p w:rsidR="009862FF" w:rsidRDefault="009862FF" w:rsidP="00A74363"/>
    <w:p w:rsidR="00844222" w:rsidRDefault="00844222" w:rsidP="00844222">
      <w:pPr>
        <w:spacing w:line="440" w:lineRule="exact"/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权利要求书</w:t>
      </w:r>
    </w:p>
    <w:p w:rsidR="00844222" w:rsidRDefault="00C45842" w:rsidP="00844222">
      <w:pPr>
        <w:spacing w:line="440" w:lineRule="exact"/>
        <w:rPr>
          <w:rFonts w:eastAsia="黑体"/>
          <w:sz w:val="36"/>
          <w:szCs w:val="36"/>
        </w:rPr>
      </w:pPr>
      <w:r>
        <w:rPr>
          <w:rFonts w:eastAsia="黑体"/>
          <w:noProof/>
          <w:sz w:val="36"/>
          <w:szCs w:val="36"/>
        </w:rPr>
        <w:pict>
          <v:line id="直接连接符 3" o:spid="_x0000_s1047" style="position:absolute;left:0;text-align:left;flip:y;z-index:251663360;visibility:visible;mso-position-horizontal:right;mso-position-horizontal-relative:margin" from="1108.55pt,7.25pt" to="1521.8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" strokeweight="1.5pt">
            <w10:wrap anchorx="margin"/>
          </v:line>
        </w:pict>
      </w:r>
    </w:p>
    <w:p w:rsidR="00844222" w:rsidRPr="00844222" w:rsidRDefault="00844222" w:rsidP="00844222">
      <w:pPr>
        <w:ind w:firstLineChars="200" w:firstLine="560"/>
        <w:rPr>
          <w:sz w:val="28"/>
          <w:szCs w:val="28"/>
        </w:rPr>
      </w:pPr>
      <w:r w:rsidRPr="00844222">
        <w:rPr>
          <w:rFonts w:hint="eastAsia"/>
          <w:sz w:val="28"/>
          <w:szCs w:val="28"/>
        </w:rPr>
        <w:t>1.</w:t>
      </w:r>
      <w:r w:rsidR="009D6F6B">
        <w:rPr>
          <w:rFonts w:hint="eastAsia"/>
          <w:sz w:val="28"/>
          <w:szCs w:val="28"/>
        </w:rPr>
        <w:t>无需外部动力的穿戴式</w:t>
      </w:r>
      <w:r w:rsidRPr="00844222">
        <w:rPr>
          <w:rFonts w:hint="eastAsia"/>
          <w:sz w:val="28"/>
          <w:szCs w:val="28"/>
        </w:rPr>
        <w:t>助力</w:t>
      </w:r>
      <w:r w:rsidR="00B6666F">
        <w:rPr>
          <w:rFonts w:hint="eastAsia"/>
          <w:sz w:val="28"/>
          <w:szCs w:val="28"/>
        </w:rPr>
        <w:t>装置</w:t>
      </w:r>
      <w:r w:rsidRPr="00844222">
        <w:rPr>
          <w:sz w:val="28"/>
          <w:szCs w:val="28"/>
        </w:rPr>
        <w:t>是</w:t>
      </w:r>
      <w:r w:rsidRPr="00844222">
        <w:rPr>
          <w:rFonts w:hint="eastAsia"/>
          <w:sz w:val="28"/>
          <w:szCs w:val="28"/>
        </w:rPr>
        <w:t>一</w:t>
      </w:r>
      <w:r w:rsidRPr="00844222">
        <w:rPr>
          <w:sz w:val="28"/>
          <w:szCs w:val="28"/>
        </w:rPr>
        <w:t>种结构合理</w:t>
      </w:r>
      <w:r w:rsidRPr="00844222">
        <w:rPr>
          <w:rFonts w:hint="eastAsia"/>
          <w:sz w:val="28"/>
          <w:szCs w:val="28"/>
        </w:rPr>
        <w:t>、轻便易携、使用寿命长的</w:t>
      </w:r>
      <w:r w:rsidR="00F767E6">
        <w:rPr>
          <w:rFonts w:hint="eastAsia"/>
          <w:sz w:val="28"/>
          <w:szCs w:val="28"/>
        </w:rPr>
        <w:t>穿戴式助力装置</w:t>
      </w:r>
      <w:r w:rsidRPr="00844222">
        <w:rPr>
          <w:rFonts w:hint="eastAsia"/>
          <w:sz w:val="28"/>
          <w:szCs w:val="28"/>
        </w:rPr>
        <w:t>。其基本结构包括固定支撑、弹簧、移动滑块、</w:t>
      </w:r>
      <w:r w:rsidR="004421D1">
        <w:rPr>
          <w:rFonts w:hint="eastAsia"/>
          <w:sz w:val="28"/>
          <w:szCs w:val="28"/>
        </w:rPr>
        <w:t>滑动锁紧装置和连杆。其特征在于支撑架固定在人的肩膀上，前有</w:t>
      </w:r>
      <w:r w:rsidRPr="00844222">
        <w:rPr>
          <w:rFonts w:hint="eastAsia"/>
          <w:sz w:val="28"/>
          <w:szCs w:val="28"/>
        </w:rPr>
        <w:t>弹簧与之相连</w:t>
      </w:r>
      <w:r w:rsidR="004421D1">
        <w:rPr>
          <w:rFonts w:hint="eastAsia"/>
          <w:sz w:val="28"/>
          <w:szCs w:val="28"/>
        </w:rPr>
        <w:t>并通过滑槽过渡到后面，在通过皮带与滑块相连</w:t>
      </w:r>
      <w:r w:rsidRPr="00844222">
        <w:rPr>
          <w:rFonts w:hint="eastAsia"/>
          <w:sz w:val="28"/>
          <w:szCs w:val="28"/>
        </w:rPr>
        <w:t>，前部弹簧将</w:t>
      </w:r>
      <w:r w:rsidR="00E4779D">
        <w:rPr>
          <w:rFonts w:hint="eastAsia"/>
          <w:sz w:val="28"/>
          <w:szCs w:val="28"/>
        </w:rPr>
        <w:t>小</w:t>
      </w:r>
      <w:r w:rsidR="004421D1">
        <w:rPr>
          <w:rFonts w:hint="eastAsia"/>
          <w:sz w:val="28"/>
          <w:szCs w:val="28"/>
        </w:rPr>
        <w:t>臂的力传递到肩膀，后部将</w:t>
      </w:r>
      <w:r w:rsidR="004421D1">
        <w:rPr>
          <w:sz w:val="28"/>
          <w:szCs w:val="28"/>
        </w:rPr>
        <w:t>滑块的位移转为弹簧的伸长</w:t>
      </w:r>
      <w:r w:rsidR="004421D1">
        <w:rPr>
          <w:rFonts w:hint="eastAsia"/>
          <w:sz w:val="28"/>
          <w:szCs w:val="28"/>
        </w:rPr>
        <w:t>。与</w:t>
      </w:r>
      <w:r w:rsidR="004421D1">
        <w:rPr>
          <w:sz w:val="28"/>
          <w:szCs w:val="28"/>
        </w:rPr>
        <w:t>皮带</w:t>
      </w:r>
      <w:r w:rsidR="004421D1">
        <w:rPr>
          <w:rFonts w:hint="eastAsia"/>
          <w:sz w:val="28"/>
          <w:szCs w:val="28"/>
        </w:rPr>
        <w:t>相连的移动滑块具有较大的变形量</w:t>
      </w:r>
      <w:r w:rsidRPr="00844222">
        <w:rPr>
          <w:rFonts w:hint="eastAsia"/>
          <w:sz w:val="28"/>
          <w:szCs w:val="28"/>
        </w:rPr>
        <w:t>，滑动锁紧装置自动调节装置中</w:t>
      </w:r>
      <w:r w:rsidR="004421D1">
        <w:rPr>
          <w:rFonts w:hint="eastAsia"/>
          <w:sz w:val="28"/>
          <w:szCs w:val="28"/>
        </w:rPr>
        <w:t>手臂弯曲的合适角度。</w:t>
      </w:r>
      <w:r w:rsidR="00E4779D" w:rsidRPr="00E83FD8">
        <w:rPr>
          <w:rFonts w:hAnsi="宋体" w:hint="eastAsia"/>
          <w:sz w:val="28"/>
          <w:szCs w:val="28"/>
        </w:rPr>
        <w:t>连杆机构在人的大臂</w:t>
      </w:r>
      <w:r w:rsidR="005D0FA8">
        <w:rPr>
          <w:rFonts w:hAnsi="宋体" w:hint="eastAsia"/>
          <w:sz w:val="28"/>
          <w:szCs w:val="28"/>
        </w:rPr>
        <w:t>与躯干夹角约</w:t>
      </w:r>
      <w:r w:rsidR="005D0FA8">
        <w:rPr>
          <w:rFonts w:hAnsi="宋体" w:hint="eastAsia"/>
          <w:sz w:val="28"/>
          <w:szCs w:val="28"/>
        </w:rPr>
        <w:t>15</w:t>
      </w:r>
      <w:r w:rsidR="005D0FA8">
        <w:rPr>
          <w:rFonts w:hAnsi="宋体" w:hint="eastAsia"/>
          <w:sz w:val="28"/>
          <w:szCs w:val="28"/>
        </w:rPr>
        <w:t>°</w:t>
      </w:r>
      <w:r w:rsidR="00E4779D" w:rsidRPr="00E83FD8">
        <w:rPr>
          <w:rFonts w:hAnsi="宋体" w:hint="eastAsia"/>
          <w:sz w:val="28"/>
          <w:szCs w:val="28"/>
        </w:rPr>
        <w:t>，小臂与大臂夹角约</w:t>
      </w:r>
      <w:r w:rsidR="00E4779D" w:rsidRPr="00E83FD8">
        <w:rPr>
          <w:rFonts w:hAnsi="宋体" w:hint="eastAsia"/>
          <w:sz w:val="28"/>
          <w:szCs w:val="28"/>
        </w:rPr>
        <w:t>90</w:t>
      </w:r>
      <w:r w:rsidR="00E4779D" w:rsidRPr="00E83FD8">
        <w:rPr>
          <w:rFonts w:hAnsi="宋体" w:hint="eastAsia"/>
          <w:sz w:val="28"/>
          <w:szCs w:val="28"/>
        </w:rPr>
        <w:t>°时达到自身死点位置</w:t>
      </w:r>
      <w:r w:rsidR="004421D1">
        <w:rPr>
          <w:rFonts w:hint="eastAsia"/>
          <w:sz w:val="28"/>
          <w:szCs w:val="28"/>
        </w:rPr>
        <w:t>，可以承受较大压力，同时滑块运动到最下端，弹簧有了最大变形量。</w:t>
      </w:r>
    </w:p>
    <w:p w:rsidR="00B11633" w:rsidRPr="00D12DF4" w:rsidRDefault="00844222" w:rsidP="00D12DF4">
      <w:pPr>
        <w:ind w:firstLineChars="200" w:firstLine="560"/>
        <w:rPr>
          <w:sz w:val="28"/>
          <w:szCs w:val="28"/>
        </w:rPr>
      </w:pPr>
      <w:r w:rsidRPr="00844222">
        <w:rPr>
          <w:rFonts w:hint="eastAsia"/>
          <w:sz w:val="28"/>
          <w:szCs w:val="28"/>
        </w:rPr>
        <w:t>2.</w:t>
      </w:r>
      <w:r w:rsidR="00D12DF4" w:rsidRPr="00844222">
        <w:rPr>
          <w:rFonts w:hint="eastAsia"/>
          <w:sz w:val="28"/>
          <w:szCs w:val="28"/>
        </w:rPr>
        <w:t>根据权利要求</w:t>
      </w:r>
      <w:r w:rsidR="00D12DF4" w:rsidRPr="00844222">
        <w:rPr>
          <w:rFonts w:hint="eastAsia"/>
          <w:sz w:val="28"/>
          <w:szCs w:val="28"/>
        </w:rPr>
        <w:t>1</w:t>
      </w:r>
      <w:r w:rsidR="00D12DF4" w:rsidRPr="00844222">
        <w:rPr>
          <w:rFonts w:hint="eastAsia"/>
          <w:sz w:val="28"/>
          <w:szCs w:val="28"/>
        </w:rPr>
        <w:t>所述的</w:t>
      </w:r>
      <w:r w:rsidR="00D12DF4">
        <w:rPr>
          <w:rFonts w:hint="eastAsia"/>
          <w:sz w:val="28"/>
          <w:szCs w:val="28"/>
        </w:rPr>
        <w:t>无需外部动力的穿戴式助力装置</w:t>
      </w:r>
      <w:r w:rsidR="00D12DF4" w:rsidRPr="00844222">
        <w:rPr>
          <w:rFonts w:hint="eastAsia"/>
          <w:sz w:val="28"/>
          <w:szCs w:val="28"/>
        </w:rPr>
        <w:t>，其特征在于</w:t>
      </w:r>
      <w:r w:rsidR="00D12DF4">
        <w:rPr>
          <w:rFonts w:hint="eastAsia"/>
          <w:sz w:val="28"/>
          <w:szCs w:val="28"/>
        </w:rPr>
        <w:t>大</w:t>
      </w:r>
      <w:r w:rsidR="00D12DF4" w:rsidRPr="00844222">
        <w:rPr>
          <w:rFonts w:hint="eastAsia"/>
          <w:sz w:val="28"/>
          <w:szCs w:val="28"/>
        </w:rPr>
        <w:t>臂上的滑槽内部呈锯齿状，可以使滑块在几</w:t>
      </w:r>
      <w:r w:rsidR="00D12DF4">
        <w:rPr>
          <w:rFonts w:hint="eastAsia"/>
          <w:sz w:val="28"/>
          <w:szCs w:val="28"/>
        </w:rPr>
        <w:t>个不同的位置停</w:t>
      </w:r>
      <w:r w:rsidR="00D12DF4">
        <w:rPr>
          <w:rFonts w:hint="eastAsia"/>
          <w:sz w:val="28"/>
          <w:szCs w:val="28"/>
        </w:rPr>
        <w:lastRenderedPageBreak/>
        <w:t>留。</w:t>
      </w:r>
      <w:r w:rsidR="00B11633">
        <w:rPr>
          <w:rFonts w:hint="eastAsia"/>
          <w:sz w:val="28"/>
          <w:szCs w:val="28"/>
        </w:rPr>
        <w:t>滑槽两端和盖板接触处，利用一对小</w:t>
      </w:r>
      <w:r w:rsidRPr="00844222">
        <w:rPr>
          <w:rFonts w:hint="eastAsia"/>
          <w:sz w:val="28"/>
          <w:szCs w:val="28"/>
        </w:rPr>
        <w:t>型弹簧连接盖板和滑槽，完成目标功能。滑块通过锯齿尖端时可以顶起</w:t>
      </w:r>
      <w:r w:rsidR="00B11633">
        <w:rPr>
          <w:rFonts w:hint="eastAsia"/>
          <w:sz w:val="28"/>
          <w:szCs w:val="28"/>
        </w:rPr>
        <w:t>盖板，使通过的空间变大，保证滑块顺利通过滑槽最窄处</w:t>
      </w:r>
      <w:r w:rsidR="00B11633">
        <w:rPr>
          <w:rFonts w:eastAsiaTheme="minorEastAsia"/>
          <w:sz w:val="28"/>
          <w:szCs w:val="28"/>
        </w:rPr>
        <w:t>。</w:t>
      </w:r>
    </w:p>
    <w:p w:rsidR="00B11633" w:rsidRDefault="00B11633" w:rsidP="00844222">
      <w:pPr>
        <w:ind w:firstLineChars="200" w:firstLine="560"/>
        <w:rPr>
          <w:sz w:val="28"/>
          <w:szCs w:val="28"/>
        </w:rPr>
      </w:pPr>
    </w:p>
    <w:p w:rsidR="00501F09" w:rsidRDefault="00501F09" w:rsidP="00844222">
      <w:pPr>
        <w:ind w:firstLineChars="200" w:firstLine="560"/>
        <w:rPr>
          <w:sz w:val="28"/>
          <w:szCs w:val="28"/>
        </w:rPr>
      </w:pPr>
    </w:p>
    <w:p w:rsidR="00501F09" w:rsidRDefault="00501F09" w:rsidP="00844222">
      <w:pPr>
        <w:ind w:firstLineChars="200" w:firstLine="560"/>
        <w:rPr>
          <w:sz w:val="28"/>
          <w:szCs w:val="28"/>
        </w:rPr>
      </w:pPr>
    </w:p>
    <w:p w:rsidR="00501F09" w:rsidRDefault="00501F09" w:rsidP="00844222">
      <w:pPr>
        <w:ind w:firstLineChars="200" w:firstLine="560"/>
        <w:rPr>
          <w:sz w:val="28"/>
          <w:szCs w:val="28"/>
        </w:rPr>
      </w:pPr>
    </w:p>
    <w:p w:rsidR="00D12DF4" w:rsidRDefault="00D12DF4" w:rsidP="00844222">
      <w:pPr>
        <w:ind w:firstLineChars="200" w:firstLine="560"/>
        <w:rPr>
          <w:sz w:val="28"/>
          <w:szCs w:val="28"/>
        </w:rPr>
      </w:pPr>
    </w:p>
    <w:p w:rsidR="00D12DF4" w:rsidRDefault="00D12DF4" w:rsidP="00844222">
      <w:pPr>
        <w:ind w:firstLineChars="200" w:firstLine="560"/>
        <w:rPr>
          <w:sz w:val="28"/>
          <w:szCs w:val="28"/>
        </w:rPr>
      </w:pPr>
    </w:p>
    <w:p w:rsidR="00B6666F" w:rsidRDefault="00B6666F" w:rsidP="00B6666F">
      <w:pPr>
        <w:spacing w:line="440" w:lineRule="exact"/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说明书</w:t>
      </w:r>
    </w:p>
    <w:p w:rsidR="00B6666F" w:rsidRDefault="00C45842" w:rsidP="00B6666F">
      <w:pPr>
        <w:spacing w:line="440" w:lineRule="exact"/>
        <w:jc w:val="center"/>
        <w:rPr>
          <w:rFonts w:eastAsia="黑体"/>
          <w:sz w:val="36"/>
          <w:szCs w:val="36"/>
        </w:rPr>
      </w:pPr>
      <w:r>
        <w:rPr>
          <w:rFonts w:eastAsia="黑体"/>
          <w:noProof/>
          <w:sz w:val="36"/>
          <w:szCs w:val="36"/>
        </w:rPr>
        <w:pict>
          <v:line id="直接连接符 5" o:spid="_x0000_s1046" style="position:absolute;left:0;text-align:left;flip:y;z-index:251667456;visibility:visible;mso-position-horizontal:right;mso-position-horizontal-relative:margin" from="1110.8pt,8pt" to="1524.8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" strokeweight="1.5pt">
            <w10:wrap anchorx="margin"/>
          </v:line>
        </w:pict>
      </w:r>
    </w:p>
    <w:p w:rsidR="00B6666F" w:rsidRDefault="00B6666F" w:rsidP="00B6666F">
      <w:pPr>
        <w:spacing w:line="440" w:lineRule="exact"/>
        <w:jc w:val="center"/>
        <w:rPr>
          <w:rFonts w:ascii="黑体" w:eastAsia="黑体" w:hAnsi="宋体"/>
          <w:sz w:val="30"/>
          <w:szCs w:val="30"/>
        </w:rPr>
      </w:pPr>
      <w:r>
        <w:rPr>
          <w:rFonts w:ascii="黑体" w:eastAsia="黑体" w:hAnsi="宋体" w:hint="eastAsia"/>
          <w:sz w:val="30"/>
          <w:szCs w:val="30"/>
        </w:rPr>
        <w:t>无需外部动力的穿戴式助力装置</w:t>
      </w:r>
    </w:p>
    <w:p w:rsidR="00B6666F" w:rsidRDefault="00B6666F" w:rsidP="00B6666F">
      <w:pPr>
        <w:spacing w:line="440" w:lineRule="exact"/>
        <w:rPr>
          <w:rFonts w:ascii="黑体" w:eastAsia="黑体"/>
          <w:sz w:val="30"/>
          <w:szCs w:val="30"/>
        </w:rPr>
      </w:pPr>
      <w:r>
        <w:rPr>
          <w:rFonts w:ascii="黑体" w:eastAsia="黑体" w:hAnsi="宋体" w:hint="eastAsia"/>
          <w:sz w:val="30"/>
          <w:szCs w:val="30"/>
        </w:rPr>
        <w:t>技术领域</w:t>
      </w:r>
    </w:p>
    <w:p w:rsidR="00B6666F" w:rsidRDefault="00B6666F" w:rsidP="00B6666F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7E1ABB">
        <w:rPr>
          <w:rFonts w:hAnsi="宋体" w:hint="eastAsia"/>
          <w:sz w:val="28"/>
          <w:szCs w:val="28"/>
        </w:rPr>
        <w:t>本发明涉及一种</w:t>
      </w:r>
      <w:r w:rsidR="00A74363">
        <w:rPr>
          <w:rFonts w:hAnsi="宋体" w:hint="eastAsia"/>
          <w:sz w:val="28"/>
          <w:szCs w:val="28"/>
        </w:rPr>
        <w:t>无需外部动力的穿戴式助力装置</w:t>
      </w:r>
      <w:r>
        <w:rPr>
          <w:rFonts w:hAnsi="宋体" w:hint="eastAsia"/>
          <w:sz w:val="28"/>
          <w:szCs w:val="28"/>
        </w:rPr>
        <w:t>。</w:t>
      </w:r>
    </w:p>
    <w:p w:rsidR="00530771" w:rsidRDefault="00B6666F" w:rsidP="00530771">
      <w:pPr>
        <w:spacing w:line="440" w:lineRule="exact"/>
        <w:rPr>
          <w:rFonts w:ascii="黑体" w:eastAsia="黑体" w:hAnsi="宋体"/>
          <w:sz w:val="30"/>
          <w:szCs w:val="30"/>
        </w:rPr>
      </w:pPr>
      <w:r>
        <w:rPr>
          <w:rFonts w:ascii="黑体" w:eastAsia="黑体" w:hAnsi="宋体"/>
          <w:sz w:val="30"/>
          <w:szCs w:val="30"/>
        </w:rPr>
        <w:t>背景技术</w:t>
      </w:r>
    </w:p>
    <w:p w:rsidR="00530771" w:rsidRDefault="00D4538C" w:rsidP="00530771">
      <w:pPr>
        <w:spacing w:line="440" w:lineRule="exact"/>
        <w:ind w:firstLineChars="200" w:firstLine="560"/>
        <w:rPr>
          <w:rFonts w:ascii="黑体" w:eastAsia="黑体" w:hAnsi="宋体"/>
          <w:sz w:val="30"/>
          <w:szCs w:val="30"/>
        </w:rPr>
      </w:pPr>
      <w:r>
        <w:rPr>
          <w:rFonts w:hAnsi="宋体" w:hint="eastAsia"/>
          <w:sz w:val="28"/>
          <w:szCs w:val="28"/>
        </w:rPr>
        <w:t>穿戴式助力装置是近年来比较崭新的一个研究领域，它可以帮助人们扩展其四肢部位的运动能力，减轻重物对人们的负担。</w:t>
      </w:r>
    </w:p>
    <w:p w:rsidR="004C7EA1" w:rsidRDefault="00D4538C" w:rsidP="00530771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传统的需要外部动力的穿戴式助力装置</w:t>
      </w:r>
      <w:r w:rsidR="00B6666F" w:rsidRPr="007E1ABB">
        <w:rPr>
          <w:rFonts w:hAnsi="宋体" w:hint="eastAsia"/>
          <w:sz w:val="28"/>
          <w:szCs w:val="28"/>
        </w:rPr>
        <w:t>具有下面的一些缺点：</w:t>
      </w:r>
    </w:p>
    <w:p w:rsidR="004C7EA1" w:rsidRDefault="00B6666F" w:rsidP="00530771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7E1ABB">
        <w:rPr>
          <w:rFonts w:hAnsi="宋体" w:hint="eastAsia"/>
          <w:sz w:val="28"/>
          <w:szCs w:val="28"/>
        </w:rPr>
        <w:t>1.</w:t>
      </w:r>
      <w:r w:rsidR="00D4538C">
        <w:rPr>
          <w:rFonts w:hAnsi="宋体" w:hint="eastAsia"/>
          <w:sz w:val="28"/>
          <w:szCs w:val="28"/>
        </w:rPr>
        <w:t>整个装置包括可穿戴在人体上各个部位的机械装置、动力装置和控制装置以及检测人体运动信息的多种传感器，造成自重过大，一定程度上削减了其轻便性</w:t>
      </w:r>
      <w:r w:rsidR="004C7EA1">
        <w:rPr>
          <w:rFonts w:hAnsi="宋体" w:hint="eastAsia"/>
          <w:sz w:val="28"/>
          <w:szCs w:val="28"/>
        </w:rPr>
        <w:t>。</w:t>
      </w:r>
    </w:p>
    <w:p w:rsidR="00530771" w:rsidRDefault="00B6666F" w:rsidP="00530771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7E1ABB">
        <w:rPr>
          <w:rFonts w:hAnsi="宋体" w:hint="eastAsia"/>
          <w:sz w:val="28"/>
          <w:szCs w:val="28"/>
        </w:rPr>
        <w:t>2.</w:t>
      </w:r>
      <w:r w:rsidR="00D4538C">
        <w:rPr>
          <w:rFonts w:hAnsi="宋体" w:hint="eastAsia"/>
          <w:sz w:val="28"/>
          <w:szCs w:val="28"/>
        </w:rPr>
        <w:t>传感器、大功率电机等设备造价高昂，使得整个装置的实用性</w:t>
      </w:r>
      <w:r w:rsidR="00530771">
        <w:rPr>
          <w:rFonts w:hAnsi="宋体" w:hint="eastAsia"/>
          <w:sz w:val="28"/>
          <w:szCs w:val="28"/>
        </w:rPr>
        <w:t>、普及性</w:t>
      </w:r>
      <w:r w:rsidR="00D4538C">
        <w:rPr>
          <w:rFonts w:hAnsi="宋体" w:hint="eastAsia"/>
          <w:sz w:val="28"/>
          <w:szCs w:val="28"/>
        </w:rPr>
        <w:t>降低</w:t>
      </w:r>
      <w:r w:rsidRPr="007E1ABB">
        <w:rPr>
          <w:rFonts w:hAnsi="宋体" w:hint="eastAsia"/>
          <w:sz w:val="28"/>
          <w:szCs w:val="28"/>
        </w:rPr>
        <w:t>。</w:t>
      </w:r>
    </w:p>
    <w:p w:rsidR="00B6666F" w:rsidRDefault="00B6666F" w:rsidP="00530771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7E1ABB">
        <w:rPr>
          <w:rFonts w:hAnsi="宋体" w:hint="eastAsia"/>
          <w:sz w:val="28"/>
          <w:szCs w:val="28"/>
        </w:rPr>
        <w:t>针对上述的一些问题，如何</w:t>
      </w:r>
      <w:r w:rsidR="00530771">
        <w:rPr>
          <w:rFonts w:hAnsi="宋体" w:hint="eastAsia"/>
          <w:sz w:val="28"/>
          <w:szCs w:val="28"/>
        </w:rPr>
        <w:t>在</w:t>
      </w:r>
      <w:r w:rsidR="00DD3EEC">
        <w:rPr>
          <w:rFonts w:hAnsi="宋体" w:hint="eastAsia"/>
          <w:sz w:val="28"/>
          <w:szCs w:val="28"/>
        </w:rPr>
        <w:t>完成运动的同时简化装置结构以</w:t>
      </w:r>
      <w:r w:rsidR="00530771">
        <w:rPr>
          <w:rFonts w:hAnsi="宋体" w:hint="eastAsia"/>
          <w:sz w:val="28"/>
          <w:szCs w:val="28"/>
        </w:rPr>
        <w:t>减轻装置自重</w:t>
      </w:r>
      <w:r w:rsidR="00DD3EEC">
        <w:rPr>
          <w:rFonts w:hAnsi="宋体" w:hint="eastAsia"/>
          <w:sz w:val="28"/>
          <w:szCs w:val="28"/>
        </w:rPr>
        <w:t>、降低造价</w:t>
      </w:r>
      <w:r w:rsidRPr="007E1ABB">
        <w:rPr>
          <w:rFonts w:hAnsi="宋体" w:hint="eastAsia"/>
          <w:sz w:val="28"/>
          <w:szCs w:val="28"/>
        </w:rPr>
        <w:t>，是制造设计</w:t>
      </w:r>
      <w:r w:rsidR="00DD3EEC">
        <w:rPr>
          <w:rFonts w:hAnsi="宋体" w:hint="eastAsia"/>
          <w:sz w:val="28"/>
          <w:szCs w:val="28"/>
        </w:rPr>
        <w:t>穿戴式助力装置</w:t>
      </w:r>
      <w:r w:rsidRPr="007E1ABB">
        <w:rPr>
          <w:rFonts w:hAnsi="宋体" w:hint="eastAsia"/>
          <w:sz w:val="28"/>
          <w:szCs w:val="28"/>
        </w:rPr>
        <w:t>的难点。</w:t>
      </w:r>
    </w:p>
    <w:p w:rsidR="00B6666F" w:rsidRDefault="00B6666F" w:rsidP="00B6666F">
      <w:pPr>
        <w:spacing w:line="440" w:lineRule="exact"/>
        <w:rPr>
          <w:rFonts w:ascii="黑体" w:eastAsia="黑体" w:hAnsi="宋体"/>
          <w:sz w:val="30"/>
          <w:szCs w:val="30"/>
        </w:rPr>
      </w:pPr>
      <w:r>
        <w:rPr>
          <w:rFonts w:ascii="黑体" w:eastAsia="黑体" w:hAnsi="宋体"/>
          <w:sz w:val="30"/>
          <w:szCs w:val="30"/>
        </w:rPr>
        <w:t>发明内容</w:t>
      </w:r>
    </w:p>
    <w:p w:rsidR="00B103AB" w:rsidRPr="00B103AB" w:rsidRDefault="00B103AB" w:rsidP="00B103AB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B103AB">
        <w:rPr>
          <w:rFonts w:hAnsi="宋体"/>
          <w:sz w:val="28"/>
          <w:szCs w:val="28"/>
        </w:rPr>
        <w:t>本发明的目标是提供一种结构合理</w:t>
      </w:r>
      <w:r w:rsidRPr="00B103AB">
        <w:rPr>
          <w:rFonts w:hAnsi="宋体" w:hint="eastAsia"/>
          <w:sz w:val="28"/>
          <w:szCs w:val="28"/>
        </w:rPr>
        <w:t>、轻便易携、</w:t>
      </w:r>
      <w:r>
        <w:rPr>
          <w:rFonts w:hAnsi="宋体" w:hint="eastAsia"/>
          <w:sz w:val="28"/>
          <w:szCs w:val="28"/>
        </w:rPr>
        <w:t>无需外部动力</w:t>
      </w:r>
      <w:r w:rsidRPr="00B103AB">
        <w:rPr>
          <w:rFonts w:hAnsi="宋体" w:hint="eastAsia"/>
          <w:sz w:val="28"/>
          <w:szCs w:val="28"/>
        </w:rPr>
        <w:t>的</w:t>
      </w:r>
      <w:r>
        <w:rPr>
          <w:rFonts w:hAnsi="宋体" w:hint="eastAsia"/>
          <w:sz w:val="28"/>
          <w:szCs w:val="28"/>
        </w:rPr>
        <w:lastRenderedPageBreak/>
        <w:t>穿戴式助力装置</w:t>
      </w:r>
      <w:r w:rsidRPr="00B103AB">
        <w:rPr>
          <w:rFonts w:hAnsi="宋体" w:hint="eastAsia"/>
          <w:sz w:val="28"/>
          <w:szCs w:val="28"/>
        </w:rPr>
        <w:t>。</w:t>
      </w:r>
    </w:p>
    <w:p w:rsidR="00B103AB" w:rsidRPr="00B103AB" w:rsidRDefault="009F3800" w:rsidP="00B103AB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7E1ABB">
        <w:rPr>
          <w:rFonts w:hAnsi="宋体" w:hint="eastAsia"/>
          <w:sz w:val="28"/>
          <w:szCs w:val="28"/>
        </w:rPr>
        <w:t>本发明</w:t>
      </w:r>
      <w:del w:id="24" w:author="admin" w:date="2016-01-12T13:34:00Z">
        <w:r w:rsidR="00E45BA8" w:rsidDel="00E45BA8">
          <w:rPr>
            <w:rFonts w:hAnsi="宋体" w:hint="eastAsia"/>
            <w:sz w:val="28"/>
            <w:szCs w:val="28"/>
          </w:rPr>
          <w:delText>rjbm</w:delText>
        </w:r>
      </w:del>
      <w:ins w:id="25" w:author="admin" w:date="2016-01-12T13:34:00Z">
        <w:r w:rsidR="00E45BA8">
          <w:rPr>
            <w:rFonts w:hAnsi="宋体" w:hint="eastAsia"/>
            <w:sz w:val="28"/>
            <w:szCs w:val="28"/>
          </w:rPr>
          <w:t>提出的</w:t>
        </w:r>
      </w:ins>
      <w:r w:rsidRPr="007E1ABB">
        <w:rPr>
          <w:rFonts w:hAnsi="宋体" w:hint="eastAsia"/>
          <w:sz w:val="28"/>
          <w:szCs w:val="28"/>
        </w:rPr>
        <w:t>一种</w:t>
      </w:r>
      <w:r w:rsidRPr="007A1101">
        <w:rPr>
          <w:rFonts w:hAnsi="宋体" w:hint="eastAsia"/>
          <w:sz w:val="28"/>
          <w:szCs w:val="28"/>
        </w:rPr>
        <w:t>无需外部动力的穿戴式</w:t>
      </w:r>
      <w:r>
        <w:rPr>
          <w:rFonts w:hAnsi="宋体" w:hint="eastAsia"/>
          <w:sz w:val="28"/>
          <w:szCs w:val="28"/>
        </w:rPr>
        <w:t>助力</w:t>
      </w:r>
      <w:r w:rsidRPr="007A1101">
        <w:rPr>
          <w:rFonts w:hAnsi="宋体" w:hint="eastAsia"/>
          <w:sz w:val="28"/>
          <w:szCs w:val="28"/>
        </w:rPr>
        <w:t>装置</w:t>
      </w:r>
      <w:r>
        <w:rPr>
          <w:rFonts w:hAnsi="宋体" w:hint="eastAsia"/>
          <w:sz w:val="28"/>
          <w:szCs w:val="28"/>
        </w:rPr>
        <w:t>，</w:t>
      </w:r>
      <w:ins w:id="26" w:author="admin" w:date="2016-01-12T13:34:00Z">
        <w:r w:rsidR="00E45BA8">
          <w:rPr>
            <w:rFonts w:hAnsi="宋体" w:hint="eastAsia"/>
            <w:sz w:val="28"/>
            <w:szCs w:val="28"/>
          </w:rPr>
          <w:t>所述</w:t>
        </w:r>
        <w:r w:rsidR="00E45BA8" w:rsidRPr="007A1101">
          <w:rPr>
            <w:rFonts w:hAnsi="宋体" w:hint="eastAsia"/>
            <w:sz w:val="28"/>
            <w:szCs w:val="28"/>
          </w:rPr>
          <w:t>穿戴式</w:t>
        </w:r>
        <w:r w:rsidR="00E45BA8">
          <w:rPr>
            <w:rFonts w:hAnsi="宋体" w:hint="eastAsia"/>
            <w:sz w:val="28"/>
            <w:szCs w:val="28"/>
          </w:rPr>
          <w:t>助力</w:t>
        </w:r>
        <w:r w:rsidR="00E45BA8" w:rsidRPr="007A1101">
          <w:rPr>
            <w:rFonts w:hAnsi="宋体" w:hint="eastAsia"/>
            <w:sz w:val="28"/>
            <w:szCs w:val="28"/>
          </w:rPr>
          <w:t>装置</w:t>
        </w:r>
      </w:ins>
      <w:ins w:id="27" w:author="admin" w:date="2016-01-12T13:35:00Z">
        <w:r w:rsidR="00E45BA8">
          <w:rPr>
            <w:rFonts w:hAnsi="宋体" w:hint="eastAsia"/>
            <w:sz w:val="28"/>
            <w:szCs w:val="28"/>
          </w:rPr>
          <w:t>与人体上身结构相匹配，</w:t>
        </w:r>
      </w:ins>
      <w:ins w:id="28" w:author="admin" w:date="2016-01-12T13:36:00Z">
        <w:r w:rsidR="00E45BA8">
          <w:rPr>
            <w:rFonts w:hAnsi="宋体" w:hint="eastAsia"/>
            <w:sz w:val="28"/>
            <w:szCs w:val="28"/>
          </w:rPr>
          <w:t>采用</w:t>
        </w:r>
        <w:r w:rsidR="00E45BA8">
          <w:rPr>
            <w:rFonts w:hAnsi="宋体" w:hint="eastAsia"/>
            <w:sz w:val="28"/>
            <w:szCs w:val="28"/>
          </w:rPr>
          <w:t>骨架</w:t>
        </w:r>
        <w:r w:rsidR="00E45BA8">
          <w:rPr>
            <w:rFonts w:hAnsi="宋体" w:hint="eastAsia"/>
            <w:sz w:val="28"/>
            <w:szCs w:val="28"/>
          </w:rPr>
          <w:t>结构</w:t>
        </w:r>
        <w:r w:rsidR="00E45BA8">
          <w:rPr>
            <w:rFonts w:hAnsi="宋体" w:hint="eastAsia"/>
            <w:sz w:val="28"/>
            <w:szCs w:val="28"/>
          </w:rPr>
          <w:t>与衣服连在一起</w:t>
        </w:r>
      </w:ins>
      <w:ins w:id="29" w:author="admin" w:date="2016-01-12T13:37:00Z">
        <w:r w:rsidR="00E45BA8">
          <w:rPr>
            <w:rFonts w:hAnsi="宋体" w:hint="eastAsia"/>
            <w:sz w:val="28"/>
            <w:szCs w:val="28"/>
          </w:rPr>
          <w:t>；</w:t>
        </w:r>
      </w:ins>
      <w:r w:rsidRPr="0007065D">
        <w:rPr>
          <w:rFonts w:hAnsi="宋体" w:hint="eastAsia"/>
          <w:sz w:val="28"/>
          <w:szCs w:val="28"/>
        </w:rPr>
        <w:t>包括</w:t>
      </w:r>
      <w:ins w:id="30" w:author="admin" w:date="2016-01-12T13:37:00Z">
        <w:r w:rsidR="00E45BA8">
          <w:rPr>
            <w:rFonts w:hAnsi="宋体"/>
            <w:sz w:val="28"/>
            <w:szCs w:val="28"/>
          </w:rPr>
          <w:t>肩上</w:t>
        </w:r>
      </w:ins>
      <w:del w:id="31" w:author="admin" w:date="2016-01-12T13:37:00Z">
        <w:r w:rsidRPr="0007065D" w:rsidDel="00E45BA8">
          <w:rPr>
            <w:rFonts w:hAnsi="宋体" w:hint="eastAsia"/>
            <w:sz w:val="28"/>
            <w:szCs w:val="28"/>
          </w:rPr>
          <w:delText>固定</w:delText>
        </w:r>
      </w:del>
      <w:r w:rsidRPr="0007065D">
        <w:rPr>
          <w:rFonts w:hAnsi="宋体" w:hint="eastAsia"/>
          <w:sz w:val="28"/>
          <w:szCs w:val="28"/>
        </w:rPr>
        <w:t>支撑</w:t>
      </w:r>
      <w:ins w:id="32" w:author="admin" w:date="2016-01-12T13:37:00Z">
        <w:r w:rsidR="00E45BA8">
          <w:rPr>
            <w:rFonts w:hAnsi="宋体" w:hint="eastAsia"/>
            <w:sz w:val="28"/>
            <w:szCs w:val="28"/>
          </w:rPr>
          <w:t>架</w:t>
        </w:r>
      </w:ins>
      <w:r w:rsidRPr="0007065D">
        <w:rPr>
          <w:rFonts w:hAnsi="宋体" w:hint="eastAsia"/>
          <w:sz w:val="28"/>
          <w:szCs w:val="28"/>
        </w:rPr>
        <w:t>、弹簧、</w:t>
      </w:r>
      <w:ins w:id="33" w:author="admin" w:date="2016-01-12T13:37:00Z">
        <w:r w:rsidR="00E45BA8">
          <w:rPr>
            <w:rFonts w:hAnsi="宋体" w:hint="eastAsia"/>
            <w:sz w:val="28"/>
            <w:szCs w:val="28"/>
          </w:rPr>
          <w:t>弹簧、</w:t>
        </w:r>
      </w:ins>
      <w:r w:rsidRPr="0007065D">
        <w:rPr>
          <w:rFonts w:hAnsi="宋体" w:hint="eastAsia"/>
          <w:sz w:val="28"/>
          <w:szCs w:val="28"/>
        </w:rPr>
        <w:t>移动滑块、滑</w:t>
      </w:r>
      <w:r>
        <w:rPr>
          <w:rFonts w:hAnsi="宋体" w:hint="eastAsia"/>
          <w:sz w:val="28"/>
          <w:szCs w:val="28"/>
        </w:rPr>
        <w:t>动锁紧装置和连杆</w:t>
      </w:r>
      <w:del w:id="34" w:author="admin" w:date="2016-01-12T13:35:00Z">
        <w:r w:rsidDel="00E45BA8">
          <w:rPr>
            <w:rFonts w:hAnsi="宋体" w:hint="eastAsia"/>
            <w:sz w:val="28"/>
            <w:szCs w:val="28"/>
          </w:rPr>
          <w:delText>。</w:delText>
        </w:r>
      </w:del>
      <w:ins w:id="35" w:author="admin" w:date="2016-01-12T13:35:00Z">
        <w:r w:rsidR="00E45BA8">
          <w:rPr>
            <w:rFonts w:hAnsi="宋体" w:hint="eastAsia"/>
            <w:sz w:val="28"/>
            <w:szCs w:val="28"/>
          </w:rPr>
          <w:t>；</w:t>
        </w:r>
      </w:ins>
      <w:ins w:id="36" w:author="admin" w:date="2016-01-12T14:24:00Z">
        <w:r w:rsidR="00456AD0">
          <w:rPr>
            <w:rFonts w:hAnsi="宋体" w:hint="eastAsia"/>
            <w:sz w:val="28"/>
            <w:szCs w:val="28"/>
          </w:rPr>
          <w:t>第一弹簧连接小臂前段与大臂下端，在搬重物前手臂伸直，弹簧拉伸，起到一个蓄力的作用</w:t>
        </w:r>
        <w:r w:rsidR="00456AD0">
          <w:rPr>
            <w:rFonts w:hAnsi="宋体" w:hint="eastAsia"/>
            <w:sz w:val="28"/>
            <w:szCs w:val="28"/>
          </w:rPr>
          <w:t>；</w:t>
        </w:r>
      </w:ins>
      <w:del w:id="37" w:author="admin" w:date="2016-01-12T13:35:00Z">
        <w:r w:rsidDel="00E45BA8">
          <w:rPr>
            <w:rFonts w:hAnsi="宋体" w:hint="eastAsia"/>
            <w:sz w:val="28"/>
            <w:szCs w:val="28"/>
          </w:rPr>
          <w:delText>整套装置做成穿戴式服装，各个部分做成一套骨架与衣服连在一起。</w:delText>
        </w:r>
      </w:del>
      <w:del w:id="38" w:author="admin" w:date="2016-01-12T13:39:00Z">
        <w:r w:rsidDel="00E45BA8">
          <w:rPr>
            <w:rFonts w:hAnsi="宋体"/>
            <w:sz w:val="28"/>
            <w:szCs w:val="28"/>
          </w:rPr>
          <w:delText>一个</w:delText>
        </w:r>
      </w:del>
      <w:ins w:id="39" w:author="admin" w:date="2016-01-12T13:39:00Z">
        <w:r w:rsidR="00E45BA8">
          <w:rPr>
            <w:rFonts w:hAnsi="宋体" w:hint="eastAsia"/>
            <w:sz w:val="28"/>
            <w:szCs w:val="28"/>
          </w:rPr>
          <w:t>第二</w:t>
        </w:r>
      </w:ins>
      <w:r>
        <w:rPr>
          <w:rFonts w:hAnsi="宋体"/>
          <w:sz w:val="28"/>
          <w:szCs w:val="28"/>
        </w:rPr>
        <w:t>弹簧一端与小臂后端相连接，</w:t>
      </w:r>
      <w:ins w:id="40" w:author="admin" w:date="2016-01-12T13:39:00Z">
        <w:r w:rsidR="00E45BA8">
          <w:rPr>
            <w:rFonts w:hAnsi="宋体" w:hint="eastAsia"/>
            <w:sz w:val="28"/>
            <w:szCs w:val="28"/>
          </w:rPr>
          <w:t>另</w:t>
        </w:r>
      </w:ins>
      <w:r>
        <w:rPr>
          <w:rFonts w:hAnsi="宋体"/>
          <w:sz w:val="28"/>
          <w:szCs w:val="28"/>
        </w:rPr>
        <w:t>一端与肩上</w:t>
      </w:r>
      <w:del w:id="41" w:author="admin" w:date="2016-01-12T13:39:00Z">
        <w:r w:rsidDel="00E45BA8">
          <w:rPr>
            <w:rFonts w:hAnsi="宋体"/>
            <w:sz w:val="28"/>
            <w:szCs w:val="28"/>
          </w:rPr>
          <w:delText>的</w:delText>
        </w:r>
      </w:del>
      <w:r>
        <w:rPr>
          <w:rFonts w:hAnsi="宋体"/>
          <w:sz w:val="28"/>
          <w:szCs w:val="28"/>
        </w:rPr>
        <w:t>支撑架相连接，</w:t>
      </w:r>
      <w:ins w:id="42" w:author="admin" w:date="2016-01-12T13:43:00Z">
        <w:r w:rsidR="00E45BA8">
          <w:rPr>
            <w:rFonts w:hAnsi="宋体" w:hint="eastAsia"/>
            <w:sz w:val="28"/>
            <w:szCs w:val="28"/>
          </w:rPr>
          <w:t>所述</w:t>
        </w:r>
        <w:r w:rsidR="00E45BA8">
          <w:rPr>
            <w:rFonts w:hAnsi="宋体"/>
            <w:sz w:val="28"/>
            <w:szCs w:val="28"/>
          </w:rPr>
          <w:t>肩上支撑架</w:t>
        </w:r>
      </w:ins>
      <w:ins w:id="43" w:author="admin" w:date="2016-01-12T13:44:00Z">
        <w:r w:rsidR="006A6A7E">
          <w:rPr>
            <w:rFonts w:hAnsi="宋体" w:hint="eastAsia"/>
            <w:sz w:val="28"/>
            <w:szCs w:val="28"/>
          </w:rPr>
          <w:t>上设有</w:t>
        </w:r>
        <w:r w:rsidR="006A6A7E">
          <w:rPr>
            <w:rFonts w:hAnsi="宋体"/>
            <w:sz w:val="28"/>
            <w:szCs w:val="28"/>
          </w:rPr>
          <w:t>滑槽</w:t>
        </w:r>
        <w:r w:rsidR="006A6A7E">
          <w:rPr>
            <w:rFonts w:hAnsi="宋体" w:hint="eastAsia"/>
            <w:sz w:val="28"/>
            <w:szCs w:val="28"/>
          </w:rPr>
          <w:t>，所述</w:t>
        </w:r>
      </w:ins>
      <w:ins w:id="44" w:author="admin" w:date="2016-01-12T13:45:00Z">
        <w:r w:rsidR="006A6A7E">
          <w:rPr>
            <w:rFonts w:hAnsi="宋体" w:hint="eastAsia"/>
            <w:sz w:val="28"/>
            <w:szCs w:val="28"/>
          </w:rPr>
          <w:t>第二</w:t>
        </w:r>
        <w:r w:rsidR="006A6A7E">
          <w:rPr>
            <w:rFonts w:hAnsi="宋体"/>
            <w:sz w:val="28"/>
            <w:szCs w:val="28"/>
          </w:rPr>
          <w:t>弹簧</w:t>
        </w:r>
      </w:ins>
      <w:r>
        <w:rPr>
          <w:rFonts w:hAnsi="宋体"/>
          <w:sz w:val="28"/>
          <w:szCs w:val="28"/>
        </w:rPr>
        <w:t>通过</w:t>
      </w:r>
      <w:ins w:id="45" w:author="admin" w:date="2016-01-12T13:45:00Z">
        <w:r w:rsidR="006A6A7E">
          <w:rPr>
            <w:rFonts w:hAnsi="宋体"/>
            <w:sz w:val="28"/>
            <w:szCs w:val="28"/>
          </w:rPr>
          <w:t>肩上支撑架</w:t>
        </w:r>
        <w:r w:rsidR="006A6A7E">
          <w:rPr>
            <w:rFonts w:hAnsi="宋体" w:hint="eastAsia"/>
            <w:sz w:val="28"/>
            <w:szCs w:val="28"/>
          </w:rPr>
          <w:t>上的</w:t>
        </w:r>
      </w:ins>
      <w:r>
        <w:rPr>
          <w:rFonts w:hAnsi="宋体"/>
          <w:sz w:val="28"/>
          <w:szCs w:val="28"/>
        </w:rPr>
        <w:t>滑槽与</w:t>
      </w:r>
      <w:ins w:id="46" w:author="admin" w:date="2016-01-12T13:45:00Z">
        <w:r w:rsidR="006A6A7E">
          <w:rPr>
            <w:rFonts w:hAnsi="宋体" w:hint="eastAsia"/>
            <w:sz w:val="28"/>
            <w:szCs w:val="28"/>
          </w:rPr>
          <w:t>位于</w:t>
        </w:r>
      </w:ins>
      <w:r>
        <w:rPr>
          <w:rFonts w:hAnsi="宋体"/>
          <w:sz w:val="28"/>
          <w:szCs w:val="28"/>
        </w:rPr>
        <w:t>背部的弹性皮带相连，</w:t>
      </w:r>
      <w:del w:id="47" w:author="admin" w:date="2016-01-12T13:45:00Z">
        <w:r w:rsidDel="006A6A7E">
          <w:rPr>
            <w:rFonts w:hAnsi="宋体"/>
            <w:sz w:val="28"/>
            <w:szCs w:val="28"/>
          </w:rPr>
          <w:delText>背部的</w:delText>
        </w:r>
      </w:del>
      <w:r>
        <w:rPr>
          <w:rFonts w:hAnsi="宋体"/>
          <w:sz w:val="28"/>
          <w:szCs w:val="28"/>
        </w:rPr>
        <w:t>弹性皮带再连接</w:t>
      </w:r>
      <w:del w:id="48" w:author="admin" w:date="2016-01-12T13:46:00Z">
        <w:r w:rsidDel="006A6A7E">
          <w:rPr>
            <w:rFonts w:hAnsi="宋体"/>
            <w:sz w:val="28"/>
            <w:szCs w:val="28"/>
          </w:rPr>
          <w:delText>带</w:delText>
        </w:r>
      </w:del>
      <w:ins w:id="49" w:author="admin" w:date="2016-01-12T13:46:00Z">
        <w:r w:rsidR="006A6A7E">
          <w:rPr>
            <w:rFonts w:hAnsi="宋体" w:hint="eastAsia"/>
            <w:sz w:val="28"/>
            <w:szCs w:val="28"/>
          </w:rPr>
          <w:t>移动</w:t>
        </w:r>
      </w:ins>
      <w:r>
        <w:rPr>
          <w:rFonts w:hAnsi="宋体"/>
          <w:sz w:val="28"/>
          <w:szCs w:val="28"/>
        </w:rPr>
        <w:t>滑块，</w:t>
      </w:r>
      <w:ins w:id="50" w:author="admin" w:date="2016-01-12T13:46:00Z">
        <w:r w:rsidR="006A6A7E">
          <w:rPr>
            <w:rFonts w:hAnsi="宋体" w:hint="eastAsia"/>
            <w:sz w:val="28"/>
            <w:szCs w:val="28"/>
          </w:rPr>
          <w:t>移动</w:t>
        </w:r>
      </w:ins>
      <w:r>
        <w:rPr>
          <w:rFonts w:hAnsi="宋体"/>
          <w:sz w:val="28"/>
          <w:szCs w:val="28"/>
        </w:rPr>
        <w:t>滑块通过转动副与</w:t>
      </w:r>
      <w:ins w:id="51" w:author="admin" w:date="2016-01-12T13:47:00Z">
        <w:r w:rsidR="006A6A7E">
          <w:rPr>
            <w:rFonts w:hAnsi="宋体" w:hint="eastAsia"/>
            <w:sz w:val="28"/>
            <w:szCs w:val="28"/>
          </w:rPr>
          <w:t>第一</w:t>
        </w:r>
      </w:ins>
      <w:r>
        <w:rPr>
          <w:rFonts w:hAnsi="宋体"/>
          <w:sz w:val="28"/>
          <w:szCs w:val="28"/>
        </w:rPr>
        <w:t>连杆相连</w:t>
      </w:r>
      <w:ins w:id="52" w:author="admin" w:date="2016-01-12T13:57:00Z">
        <w:r w:rsidR="00A52B40">
          <w:rPr>
            <w:rFonts w:hAnsi="宋体" w:hint="eastAsia"/>
            <w:sz w:val="28"/>
            <w:szCs w:val="28"/>
          </w:rPr>
          <w:t>，所述移动滑块位于第一滑动导轨上，且能在第一滑动导轨上来回移动</w:t>
        </w:r>
      </w:ins>
      <w:ins w:id="53" w:author="admin" w:date="2016-01-12T13:58:00Z">
        <w:r w:rsidR="00A52B40">
          <w:rPr>
            <w:rFonts w:hAnsi="宋体" w:hint="eastAsia"/>
            <w:sz w:val="28"/>
            <w:szCs w:val="28"/>
          </w:rPr>
          <w:t>，</w:t>
        </w:r>
        <w:r w:rsidR="00A52B40" w:rsidRPr="00A52B40">
          <w:rPr>
            <w:rFonts w:hAnsi="宋体" w:hint="eastAsia"/>
            <w:sz w:val="28"/>
            <w:szCs w:val="28"/>
            <w:highlight w:val="yellow"/>
            <w:rPrChange w:id="54" w:author="admin" w:date="2016-01-12T13:58:00Z">
              <w:rPr>
                <w:rFonts w:hAnsi="宋体" w:hint="eastAsia"/>
                <w:sz w:val="28"/>
                <w:szCs w:val="28"/>
              </w:rPr>
            </w:rPrChange>
          </w:rPr>
          <w:t>所述第一滑动导轨位于</w:t>
        </w:r>
      </w:ins>
      <w:ins w:id="55" w:author="admin" w:date="2016-01-12T14:10:00Z">
        <w:r w:rsidR="005809DA">
          <w:rPr>
            <w:rFonts w:hAnsi="宋体" w:hint="eastAsia"/>
            <w:sz w:val="28"/>
            <w:szCs w:val="28"/>
          </w:rPr>
          <w:t>大臂的</w:t>
        </w:r>
      </w:ins>
      <w:ins w:id="56" w:author="admin" w:date="2016-01-12T14:11:00Z">
        <w:r w:rsidR="005809DA">
          <w:rPr>
            <w:rFonts w:hAnsi="宋体" w:hint="eastAsia"/>
            <w:sz w:val="28"/>
            <w:szCs w:val="28"/>
          </w:rPr>
          <w:t>后部</w:t>
        </w:r>
      </w:ins>
      <w:del w:id="57" w:author="admin" w:date="2016-01-12T13:47:00Z">
        <w:r w:rsidDel="006A6A7E">
          <w:rPr>
            <w:rFonts w:hAnsi="宋体"/>
            <w:sz w:val="28"/>
            <w:szCs w:val="28"/>
          </w:rPr>
          <w:delText>。</w:delText>
        </w:r>
      </w:del>
      <w:ins w:id="58" w:author="admin" w:date="2016-01-12T13:47:00Z">
        <w:r w:rsidR="006A6A7E">
          <w:rPr>
            <w:rFonts w:hAnsi="宋体" w:hint="eastAsia"/>
            <w:sz w:val="28"/>
            <w:szCs w:val="28"/>
          </w:rPr>
          <w:t>；</w:t>
        </w:r>
      </w:ins>
      <w:r>
        <w:rPr>
          <w:rFonts w:hAnsi="宋体"/>
          <w:sz w:val="28"/>
          <w:szCs w:val="28"/>
        </w:rPr>
        <w:t>当人</w:t>
      </w:r>
      <w:del w:id="59" w:author="admin" w:date="2016-01-12T13:47:00Z">
        <w:r w:rsidDel="006A6A7E">
          <w:rPr>
            <w:rFonts w:hAnsi="宋体"/>
            <w:sz w:val="28"/>
            <w:szCs w:val="28"/>
          </w:rPr>
          <w:delText>去</w:delText>
        </w:r>
      </w:del>
      <w:r>
        <w:rPr>
          <w:rFonts w:hAnsi="宋体"/>
          <w:sz w:val="28"/>
          <w:szCs w:val="28"/>
        </w:rPr>
        <w:t>搬重物时，小臂伸直，</w:t>
      </w:r>
      <w:ins w:id="60" w:author="admin" w:date="2016-01-12T13:47:00Z">
        <w:r w:rsidR="006A6A7E">
          <w:rPr>
            <w:rFonts w:hAnsi="宋体" w:hint="eastAsia"/>
            <w:sz w:val="28"/>
            <w:szCs w:val="28"/>
          </w:rPr>
          <w:t>第</w:t>
        </w:r>
      </w:ins>
      <w:ins w:id="61" w:author="admin" w:date="2016-01-12T14:18:00Z">
        <w:r w:rsidR="00456AD0">
          <w:rPr>
            <w:rFonts w:hAnsi="宋体" w:hint="eastAsia"/>
            <w:sz w:val="28"/>
            <w:szCs w:val="28"/>
          </w:rPr>
          <w:t>二</w:t>
        </w:r>
      </w:ins>
      <w:r>
        <w:rPr>
          <w:rFonts w:hAnsi="宋体"/>
          <w:sz w:val="28"/>
          <w:szCs w:val="28"/>
        </w:rPr>
        <w:t>弹簧与</w:t>
      </w:r>
      <w:ins w:id="62" w:author="admin" w:date="2016-01-12T13:47:00Z">
        <w:r w:rsidR="006A6A7E">
          <w:rPr>
            <w:rFonts w:hAnsi="宋体" w:hint="eastAsia"/>
            <w:sz w:val="28"/>
            <w:szCs w:val="28"/>
          </w:rPr>
          <w:t>弹性</w:t>
        </w:r>
      </w:ins>
      <w:r>
        <w:rPr>
          <w:rFonts w:hAnsi="宋体"/>
          <w:sz w:val="28"/>
          <w:szCs w:val="28"/>
        </w:rPr>
        <w:t>皮带</w:t>
      </w:r>
      <w:del w:id="63" w:author="admin" w:date="2016-01-12T13:47:00Z">
        <w:r w:rsidDel="006A6A7E">
          <w:rPr>
            <w:rFonts w:hAnsi="宋体"/>
            <w:sz w:val="28"/>
            <w:szCs w:val="28"/>
          </w:rPr>
          <w:delText>连在一起</w:delText>
        </w:r>
      </w:del>
      <w:r>
        <w:rPr>
          <w:rFonts w:hAnsi="宋体"/>
          <w:sz w:val="28"/>
          <w:szCs w:val="28"/>
        </w:rPr>
        <w:t>也被拉伸，</w:t>
      </w:r>
      <w:del w:id="64" w:author="admin" w:date="2016-01-12T13:47:00Z">
        <w:r w:rsidDel="006A6A7E">
          <w:rPr>
            <w:rFonts w:hAnsi="宋体"/>
            <w:sz w:val="28"/>
            <w:szCs w:val="28"/>
          </w:rPr>
          <w:delText>但</w:delText>
        </w:r>
      </w:del>
      <w:ins w:id="65" w:author="admin" w:date="2016-01-12T13:47:00Z">
        <w:r w:rsidR="006A6A7E">
          <w:rPr>
            <w:rFonts w:hAnsi="宋体" w:hint="eastAsia"/>
            <w:sz w:val="28"/>
            <w:szCs w:val="28"/>
          </w:rPr>
          <w:t>此时位于</w:t>
        </w:r>
      </w:ins>
      <w:r>
        <w:rPr>
          <w:rFonts w:hAnsi="宋体"/>
          <w:sz w:val="28"/>
          <w:szCs w:val="28"/>
        </w:rPr>
        <w:t>背部</w:t>
      </w:r>
      <w:ins w:id="66" w:author="admin" w:date="2016-01-12T13:47:00Z">
        <w:r w:rsidR="006A6A7E">
          <w:rPr>
            <w:rFonts w:hAnsi="宋体" w:hint="eastAsia"/>
            <w:sz w:val="28"/>
            <w:szCs w:val="28"/>
          </w:rPr>
          <w:t>的</w:t>
        </w:r>
      </w:ins>
      <w:ins w:id="67" w:author="admin" w:date="2016-01-12T13:48:00Z">
        <w:r w:rsidR="006A6A7E">
          <w:rPr>
            <w:rFonts w:hAnsi="宋体" w:hint="eastAsia"/>
            <w:sz w:val="28"/>
            <w:szCs w:val="28"/>
          </w:rPr>
          <w:t>移动</w:t>
        </w:r>
      </w:ins>
      <w:r>
        <w:rPr>
          <w:rFonts w:hAnsi="宋体"/>
          <w:sz w:val="28"/>
          <w:szCs w:val="28"/>
        </w:rPr>
        <w:t>滑块处于</w:t>
      </w:r>
      <w:ins w:id="68" w:author="admin" w:date="2016-01-12T13:48:00Z">
        <w:r w:rsidR="006A6A7E">
          <w:rPr>
            <w:rFonts w:hAnsi="宋体" w:hint="eastAsia"/>
            <w:sz w:val="28"/>
            <w:szCs w:val="28"/>
          </w:rPr>
          <w:t>第一滑动</w:t>
        </w:r>
      </w:ins>
      <w:r>
        <w:rPr>
          <w:rFonts w:hAnsi="宋体"/>
          <w:sz w:val="28"/>
          <w:szCs w:val="28"/>
        </w:rPr>
        <w:t>导轨的最高点，这样肩部与小臂连接的</w:t>
      </w:r>
      <w:ins w:id="69" w:author="admin" w:date="2016-01-12T13:59:00Z">
        <w:r w:rsidR="00A52B40">
          <w:rPr>
            <w:rFonts w:hAnsi="宋体" w:hint="eastAsia"/>
            <w:sz w:val="28"/>
            <w:szCs w:val="28"/>
          </w:rPr>
          <w:t>第</w:t>
        </w:r>
      </w:ins>
      <w:ins w:id="70" w:author="admin" w:date="2016-01-12T14:18:00Z">
        <w:r w:rsidR="00456AD0">
          <w:rPr>
            <w:rFonts w:hAnsi="宋体" w:hint="eastAsia"/>
            <w:sz w:val="28"/>
            <w:szCs w:val="28"/>
          </w:rPr>
          <w:t>二</w:t>
        </w:r>
      </w:ins>
      <w:r>
        <w:rPr>
          <w:rFonts w:hAnsi="宋体"/>
          <w:sz w:val="28"/>
          <w:szCs w:val="28"/>
        </w:rPr>
        <w:t>弹簧变形小，为手臂的伸展提供便利，当人抱起重物时，手臂弯曲，利用手臂的力量使连杆张开，腰部的</w:t>
      </w:r>
      <w:ins w:id="71" w:author="admin" w:date="2016-01-12T13:59:00Z">
        <w:r w:rsidR="00A52B40">
          <w:rPr>
            <w:rFonts w:hAnsi="宋体" w:hint="eastAsia"/>
            <w:sz w:val="28"/>
            <w:szCs w:val="28"/>
          </w:rPr>
          <w:t>移动</w:t>
        </w:r>
      </w:ins>
      <w:r>
        <w:rPr>
          <w:rFonts w:hAnsi="宋体"/>
          <w:sz w:val="28"/>
          <w:szCs w:val="28"/>
        </w:rPr>
        <w:t>滑块同时受到</w:t>
      </w:r>
      <w:ins w:id="72" w:author="admin" w:date="2016-01-12T13:59:00Z">
        <w:r w:rsidR="00A52B40">
          <w:rPr>
            <w:rFonts w:hAnsi="宋体" w:hint="eastAsia"/>
            <w:sz w:val="28"/>
            <w:szCs w:val="28"/>
          </w:rPr>
          <w:t>第一</w:t>
        </w:r>
      </w:ins>
      <w:r>
        <w:rPr>
          <w:rFonts w:hAnsi="宋体"/>
          <w:sz w:val="28"/>
          <w:szCs w:val="28"/>
        </w:rPr>
        <w:t>连杆作用向下运动，当达到最有利的受力位置，</w:t>
      </w:r>
      <w:del w:id="73" w:author="admin" w:date="2016-01-12T13:59:00Z">
        <w:r w:rsidDel="00A52B40">
          <w:rPr>
            <w:rFonts w:hAnsi="宋体"/>
            <w:sz w:val="28"/>
            <w:szCs w:val="28"/>
          </w:rPr>
          <w:delText>即图示位置，</w:delText>
        </w:r>
      </w:del>
      <w:ins w:id="74" w:author="admin" w:date="2016-01-12T13:59:00Z">
        <w:r w:rsidR="00A52B40">
          <w:rPr>
            <w:rFonts w:hAnsi="宋体" w:hint="eastAsia"/>
            <w:sz w:val="28"/>
            <w:szCs w:val="28"/>
          </w:rPr>
          <w:t>第一</w:t>
        </w:r>
      </w:ins>
      <w:r>
        <w:rPr>
          <w:rFonts w:hAnsi="宋体"/>
          <w:sz w:val="28"/>
          <w:szCs w:val="28"/>
        </w:rPr>
        <w:t>连杆被锁紧，此时</w:t>
      </w:r>
      <w:ins w:id="75" w:author="admin" w:date="2016-01-12T13:59:00Z">
        <w:r w:rsidR="00A52B40">
          <w:rPr>
            <w:rFonts w:hAnsi="宋体" w:hint="eastAsia"/>
            <w:sz w:val="28"/>
            <w:szCs w:val="28"/>
          </w:rPr>
          <w:t>移动</w:t>
        </w:r>
      </w:ins>
      <w:r>
        <w:rPr>
          <w:rFonts w:hAnsi="宋体"/>
          <w:sz w:val="28"/>
          <w:szCs w:val="28"/>
        </w:rPr>
        <w:t>滑块也向下运动一段距离，弹簧拉伸，对手臂有向上的拉力，除此之外，连杆对手臂也有一个向上的支撑，通过这样，将重物的重力转移到肩部与腰部共同支撑。</w:t>
      </w:r>
      <w:r w:rsidR="00E83FD8" w:rsidRPr="00E83FD8">
        <w:rPr>
          <w:rFonts w:hAnsi="宋体" w:hint="eastAsia"/>
          <w:sz w:val="28"/>
          <w:szCs w:val="28"/>
        </w:rPr>
        <w:t>连杆机构在人的大臂</w:t>
      </w:r>
      <w:r w:rsidR="005D0FA8">
        <w:rPr>
          <w:rFonts w:hAnsi="宋体" w:hint="eastAsia"/>
          <w:sz w:val="28"/>
          <w:szCs w:val="28"/>
        </w:rPr>
        <w:t>与躯干夹角约</w:t>
      </w:r>
      <w:r w:rsidR="005D0FA8">
        <w:rPr>
          <w:rFonts w:hAnsi="宋体" w:hint="eastAsia"/>
          <w:sz w:val="28"/>
          <w:szCs w:val="28"/>
        </w:rPr>
        <w:t>15</w:t>
      </w:r>
      <w:r w:rsidR="005D0FA8">
        <w:rPr>
          <w:rFonts w:hAnsi="宋体" w:hint="eastAsia"/>
          <w:sz w:val="28"/>
          <w:szCs w:val="28"/>
        </w:rPr>
        <w:t>°</w:t>
      </w:r>
      <w:r w:rsidR="00E83FD8" w:rsidRPr="00E83FD8">
        <w:rPr>
          <w:rFonts w:hAnsi="宋体" w:hint="eastAsia"/>
          <w:sz w:val="28"/>
          <w:szCs w:val="28"/>
        </w:rPr>
        <w:t>，小臂与大臂夹角约</w:t>
      </w:r>
      <w:r w:rsidR="00E83FD8" w:rsidRPr="00E83FD8">
        <w:rPr>
          <w:rFonts w:hAnsi="宋体" w:hint="eastAsia"/>
          <w:sz w:val="28"/>
          <w:szCs w:val="28"/>
        </w:rPr>
        <w:t>90</w:t>
      </w:r>
      <w:r w:rsidR="00E83FD8" w:rsidRPr="00E83FD8">
        <w:rPr>
          <w:rFonts w:hAnsi="宋体" w:hint="eastAsia"/>
          <w:sz w:val="28"/>
          <w:szCs w:val="28"/>
        </w:rPr>
        <w:t>°时达到自身死点位置</w:t>
      </w:r>
      <w:r w:rsidR="00B103AB" w:rsidRPr="00B103AB">
        <w:rPr>
          <w:rFonts w:hAnsi="宋体" w:hint="eastAsia"/>
          <w:sz w:val="28"/>
          <w:szCs w:val="28"/>
        </w:rPr>
        <w:t>，可以承受较大压力。</w:t>
      </w:r>
    </w:p>
    <w:p w:rsidR="005809DA" w:rsidRDefault="005809DA" w:rsidP="00B103AB">
      <w:pPr>
        <w:spacing w:line="440" w:lineRule="exact"/>
        <w:ind w:firstLineChars="200" w:firstLine="560"/>
        <w:rPr>
          <w:ins w:id="76" w:author="admin" w:date="2016-01-12T14:14:00Z"/>
          <w:rFonts w:hAnsi="宋体" w:hint="eastAsia"/>
          <w:sz w:val="28"/>
          <w:szCs w:val="28"/>
        </w:rPr>
      </w:pPr>
      <w:ins w:id="77" w:author="admin" w:date="2016-01-12T14:07:00Z">
        <w:r w:rsidRPr="00B103AB">
          <w:rPr>
            <w:rFonts w:hAnsi="宋体" w:hint="eastAsia"/>
            <w:sz w:val="28"/>
            <w:szCs w:val="28"/>
          </w:rPr>
          <w:t>本发明中，</w:t>
        </w:r>
        <w:r>
          <w:rPr>
            <w:rFonts w:hAnsi="宋体" w:hint="eastAsia"/>
            <w:sz w:val="28"/>
            <w:szCs w:val="28"/>
          </w:rPr>
          <w:t>小臂与大臂之间</w:t>
        </w:r>
        <w:r>
          <w:rPr>
            <w:rFonts w:hAnsi="宋体" w:hint="eastAsia"/>
            <w:sz w:val="28"/>
            <w:szCs w:val="28"/>
          </w:rPr>
          <w:t>设有</w:t>
        </w:r>
        <w:r>
          <w:rPr>
            <w:rFonts w:hAnsi="宋体" w:hint="eastAsia"/>
            <w:sz w:val="28"/>
            <w:szCs w:val="28"/>
          </w:rPr>
          <w:t>第四连杆，</w:t>
        </w:r>
      </w:ins>
      <w:ins w:id="78" w:author="admin" w:date="2016-01-12T14:08:00Z">
        <w:r>
          <w:rPr>
            <w:rFonts w:hAnsi="宋体" w:hint="eastAsia"/>
            <w:sz w:val="28"/>
            <w:szCs w:val="28"/>
          </w:rPr>
          <w:t>大臂上设有第三滑动导轨，</w:t>
        </w:r>
      </w:ins>
      <w:ins w:id="79" w:author="admin" w:date="2016-01-12T14:07:00Z">
        <w:r>
          <w:rPr>
            <w:rFonts w:hAnsi="宋体" w:hint="eastAsia"/>
            <w:sz w:val="28"/>
            <w:szCs w:val="28"/>
          </w:rPr>
          <w:t>所述</w:t>
        </w:r>
        <w:r>
          <w:rPr>
            <w:rFonts w:hAnsi="宋体" w:hint="eastAsia"/>
            <w:sz w:val="28"/>
            <w:szCs w:val="28"/>
          </w:rPr>
          <w:t>第四</w:t>
        </w:r>
        <w:r>
          <w:rPr>
            <w:rFonts w:hAnsi="宋体"/>
            <w:sz w:val="28"/>
            <w:szCs w:val="28"/>
          </w:rPr>
          <w:t>连杆一端固定</w:t>
        </w:r>
      </w:ins>
      <w:ins w:id="80" w:author="admin" w:date="2016-01-12T14:08:00Z">
        <w:r>
          <w:rPr>
            <w:rFonts w:hAnsi="宋体" w:hint="eastAsia"/>
            <w:sz w:val="28"/>
            <w:szCs w:val="28"/>
          </w:rPr>
          <w:t>于</w:t>
        </w:r>
      </w:ins>
      <w:ins w:id="81" w:author="admin" w:date="2016-01-12T14:07:00Z">
        <w:r>
          <w:rPr>
            <w:rFonts w:hAnsi="宋体"/>
            <w:sz w:val="28"/>
            <w:szCs w:val="28"/>
          </w:rPr>
          <w:t>小臂上，</w:t>
        </w:r>
      </w:ins>
      <w:ins w:id="82" w:author="admin" w:date="2016-01-12T14:09:00Z">
        <w:r>
          <w:rPr>
            <w:rFonts w:hAnsi="宋体" w:hint="eastAsia"/>
            <w:sz w:val="28"/>
            <w:szCs w:val="28"/>
          </w:rPr>
          <w:t>另一端</w:t>
        </w:r>
      </w:ins>
      <w:ins w:id="83" w:author="admin" w:date="2016-01-12T14:07:00Z">
        <w:r>
          <w:rPr>
            <w:rFonts w:hAnsi="宋体"/>
            <w:sz w:val="28"/>
            <w:szCs w:val="28"/>
          </w:rPr>
          <w:t>固定</w:t>
        </w:r>
      </w:ins>
      <w:ins w:id="84" w:author="admin" w:date="2016-01-12T14:09:00Z">
        <w:r>
          <w:rPr>
            <w:rFonts w:hAnsi="宋体" w:hint="eastAsia"/>
            <w:sz w:val="28"/>
            <w:szCs w:val="28"/>
          </w:rPr>
          <w:t>于</w:t>
        </w:r>
      </w:ins>
      <w:ins w:id="85" w:author="admin" w:date="2016-01-12T14:07:00Z">
        <w:r>
          <w:rPr>
            <w:rFonts w:hAnsi="宋体"/>
            <w:sz w:val="28"/>
            <w:szCs w:val="28"/>
          </w:rPr>
          <w:t>大臂上的</w:t>
        </w:r>
      </w:ins>
      <w:ins w:id="86" w:author="admin" w:date="2016-01-12T14:09:00Z">
        <w:r>
          <w:rPr>
            <w:rFonts w:hAnsi="宋体" w:hint="eastAsia"/>
            <w:sz w:val="28"/>
            <w:szCs w:val="28"/>
          </w:rPr>
          <w:t>第三滑动导轨</w:t>
        </w:r>
      </w:ins>
      <w:ins w:id="87" w:author="admin" w:date="2016-01-12T14:07:00Z">
        <w:r>
          <w:rPr>
            <w:rFonts w:hAnsi="宋体"/>
            <w:sz w:val="28"/>
            <w:szCs w:val="28"/>
          </w:rPr>
          <w:t>内，通过改变</w:t>
        </w:r>
        <w:r>
          <w:rPr>
            <w:rFonts w:hAnsi="宋体" w:hint="eastAsia"/>
            <w:sz w:val="28"/>
            <w:szCs w:val="28"/>
          </w:rPr>
          <w:t>第四</w:t>
        </w:r>
        <w:r>
          <w:rPr>
            <w:rFonts w:hAnsi="宋体"/>
            <w:sz w:val="28"/>
            <w:szCs w:val="28"/>
          </w:rPr>
          <w:t>连杆在</w:t>
        </w:r>
      </w:ins>
      <w:ins w:id="88" w:author="admin" w:date="2016-01-12T14:09:00Z">
        <w:r>
          <w:rPr>
            <w:rFonts w:hAnsi="宋体" w:hint="eastAsia"/>
            <w:sz w:val="28"/>
            <w:szCs w:val="28"/>
          </w:rPr>
          <w:t>第三滑动导轨</w:t>
        </w:r>
        <w:r>
          <w:rPr>
            <w:rFonts w:hAnsi="宋体" w:hint="eastAsia"/>
            <w:sz w:val="28"/>
            <w:szCs w:val="28"/>
          </w:rPr>
          <w:t>14</w:t>
        </w:r>
        <w:r>
          <w:rPr>
            <w:rFonts w:hAnsi="宋体" w:hint="eastAsia"/>
            <w:sz w:val="28"/>
            <w:szCs w:val="28"/>
          </w:rPr>
          <w:t>内</w:t>
        </w:r>
      </w:ins>
      <w:ins w:id="89" w:author="admin" w:date="2016-01-12T14:07:00Z">
        <w:r>
          <w:rPr>
            <w:rFonts w:hAnsi="宋体"/>
            <w:sz w:val="28"/>
            <w:szCs w:val="28"/>
          </w:rPr>
          <w:t>的位置来改变手臂的角度</w:t>
        </w:r>
      </w:ins>
      <w:ins w:id="90" w:author="admin" w:date="2016-01-12T14:14:00Z">
        <w:r w:rsidR="00456AD0">
          <w:rPr>
            <w:rFonts w:hAnsi="宋体" w:hint="eastAsia"/>
            <w:sz w:val="28"/>
            <w:szCs w:val="28"/>
          </w:rPr>
          <w:t>。</w:t>
        </w:r>
      </w:ins>
    </w:p>
    <w:p w:rsidR="00456AD0" w:rsidRDefault="00456AD0" w:rsidP="00B103AB">
      <w:pPr>
        <w:spacing w:line="440" w:lineRule="exact"/>
        <w:ind w:firstLineChars="200" w:firstLine="560"/>
        <w:rPr>
          <w:ins w:id="91" w:author="admin" w:date="2016-01-12T14:25:00Z"/>
          <w:rFonts w:hAnsi="宋体" w:hint="eastAsia"/>
          <w:sz w:val="28"/>
          <w:szCs w:val="28"/>
        </w:rPr>
      </w:pPr>
      <w:ins w:id="92" w:author="admin" w:date="2016-01-12T14:19:00Z">
        <w:r>
          <w:rPr>
            <w:rFonts w:hAnsi="宋体" w:hint="eastAsia"/>
            <w:sz w:val="28"/>
            <w:szCs w:val="28"/>
          </w:rPr>
          <w:t>本发明中，</w:t>
        </w:r>
      </w:ins>
      <w:ins w:id="93" w:author="admin" w:date="2016-01-12T14:23:00Z">
        <w:r>
          <w:rPr>
            <w:rFonts w:hAnsi="宋体" w:hint="eastAsia"/>
            <w:sz w:val="28"/>
            <w:szCs w:val="28"/>
          </w:rPr>
          <w:t>小</w:t>
        </w:r>
      </w:ins>
      <w:ins w:id="94" w:author="admin" w:date="2016-01-12T14:20:00Z">
        <w:r>
          <w:rPr>
            <w:rFonts w:hAnsi="宋体" w:hint="eastAsia"/>
            <w:sz w:val="28"/>
            <w:szCs w:val="28"/>
          </w:rPr>
          <w:t>臂上</w:t>
        </w:r>
      </w:ins>
      <w:ins w:id="95" w:author="admin" w:date="2016-01-12T14:21:00Z">
        <w:r>
          <w:rPr>
            <w:rFonts w:hAnsi="宋体" w:hint="eastAsia"/>
            <w:sz w:val="28"/>
            <w:szCs w:val="28"/>
          </w:rPr>
          <w:t>设有</w:t>
        </w:r>
      </w:ins>
      <w:ins w:id="96" w:author="admin" w:date="2016-01-12T14:23:00Z">
        <w:r>
          <w:rPr>
            <w:rFonts w:hAnsi="宋体" w:hint="eastAsia"/>
            <w:sz w:val="28"/>
            <w:szCs w:val="28"/>
          </w:rPr>
          <w:t>第二滑动导轨，</w:t>
        </w:r>
      </w:ins>
      <w:ins w:id="97" w:author="admin" w:date="2016-01-12T14:24:00Z">
        <w:r w:rsidR="005A32A1">
          <w:rPr>
            <w:rFonts w:hAnsi="宋体" w:hint="eastAsia"/>
            <w:sz w:val="28"/>
            <w:szCs w:val="28"/>
          </w:rPr>
          <w:t>第二滑动</w:t>
        </w:r>
      </w:ins>
      <w:ins w:id="98" w:author="admin" w:date="2016-01-12T14:25:00Z">
        <w:r w:rsidR="005A32A1">
          <w:rPr>
            <w:rFonts w:hAnsi="宋体" w:hint="eastAsia"/>
            <w:sz w:val="28"/>
            <w:szCs w:val="28"/>
          </w:rPr>
          <w:t>导轨上</w:t>
        </w:r>
      </w:ins>
      <w:ins w:id="99" w:author="admin" w:date="2016-01-12T14:26:00Z">
        <w:r w:rsidR="005A32A1">
          <w:rPr>
            <w:rFonts w:hAnsi="宋体" w:hint="eastAsia"/>
            <w:sz w:val="28"/>
            <w:szCs w:val="28"/>
          </w:rPr>
          <w:t>可调滑动固定装置</w:t>
        </w:r>
      </w:ins>
      <w:ins w:id="100" w:author="admin" w:date="2016-01-12T14:25:00Z">
        <w:r w:rsidR="005A32A1">
          <w:rPr>
            <w:rFonts w:hAnsi="宋体" w:hint="eastAsia"/>
            <w:sz w:val="28"/>
            <w:szCs w:val="28"/>
          </w:rPr>
          <w:t>。</w:t>
        </w:r>
      </w:ins>
    </w:p>
    <w:p w:rsidR="005A32A1" w:rsidRDefault="005A32A1" w:rsidP="00B103AB">
      <w:pPr>
        <w:spacing w:line="440" w:lineRule="exact"/>
        <w:ind w:firstLineChars="200" w:firstLine="560"/>
        <w:rPr>
          <w:ins w:id="101" w:author="admin" w:date="2016-01-12T14:26:00Z"/>
          <w:rFonts w:hAnsi="宋体" w:hint="eastAsia"/>
          <w:sz w:val="28"/>
          <w:szCs w:val="28"/>
        </w:rPr>
      </w:pPr>
      <w:ins w:id="102" w:author="admin" w:date="2016-01-12T14:29:00Z">
        <w:r>
          <w:rPr>
            <w:rFonts w:hAnsi="宋体" w:hint="eastAsia"/>
            <w:sz w:val="28"/>
            <w:szCs w:val="28"/>
            <w:highlight w:val="yellow"/>
          </w:rPr>
          <w:t>补充完整，</w:t>
        </w:r>
      </w:ins>
      <w:ins w:id="103" w:author="admin" w:date="2016-01-12T14:25:00Z">
        <w:r w:rsidRPr="005A32A1">
          <w:rPr>
            <w:rFonts w:hAnsi="宋体" w:hint="eastAsia"/>
            <w:sz w:val="28"/>
            <w:szCs w:val="28"/>
            <w:highlight w:val="yellow"/>
            <w:rPrChange w:id="104" w:author="admin" w:date="2016-01-12T14:27:00Z">
              <w:rPr>
                <w:rFonts w:hAnsi="宋体" w:hint="eastAsia"/>
                <w:sz w:val="28"/>
                <w:szCs w:val="28"/>
              </w:rPr>
            </w:rPrChange>
          </w:rPr>
          <w:t>第二连杆</w:t>
        </w:r>
      </w:ins>
      <w:ins w:id="105" w:author="admin" w:date="2016-01-12T14:26:00Z">
        <w:r w:rsidRPr="005A32A1">
          <w:rPr>
            <w:rFonts w:hAnsi="宋体" w:hint="eastAsia"/>
            <w:sz w:val="28"/>
            <w:szCs w:val="28"/>
            <w:highlight w:val="yellow"/>
            <w:rPrChange w:id="106" w:author="admin" w:date="2016-01-12T14:27:00Z">
              <w:rPr>
                <w:rFonts w:hAnsi="宋体" w:hint="eastAsia"/>
                <w:sz w:val="28"/>
                <w:szCs w:val="28"/>
              </w:rPr>
            </w:rPrChange>
          </w:rPr>
          <w:t>、</w:t>
        </w:r>
      </w:ins>
      <w:ins w:id="107" w:author="admin" w:date="2016-01-12T14:25:00Z">
        <w:r w:rsidRPr="005A32A1">
          <w:rPr>
            <w:rFonts w:hAnsi="宋体" w:hint="eastAsia"/>
            <w:sz w:val="28"/>
            <w:szCs w:val="28"/>
            <w:highlight w:val="yellow"/>
            <w:rPrChange w:id="108" w:author="admin" w:date="2016-01-12T14:27:00Z">
              <w:rPr>
                <w:rFonts w:hAnsi="宋体" w:hint="eastAsia"/>
                <w:sz w:val="28"/>
                <w:szCs w:val="28"/>
              </w:rPr>
            </w:rPrChange>
          </w:rPr>
          <w:t>第三连杆</w:t>
        </w:r>
      </w:ins>
      <w:ins w:id="109" w:author="admin" w:date="2016-01-12T14:26:00Z">
        <w:r w:rsidRPr="005A32A1">
          <w:rPr>
            <w:rFonts w:hAnsi="宋体" w:hint="eastAsia"/>
            <w:sz w:val="28"/>
            <w:szCs w:val="28"/>
            <w:highlight w:val="yellow"/>
            <w:rPrChange w:id="110" w:author="admin" w:date="2016-01-12T14:27:00Z">
              <w:rPr>
                <w:rFonts w:hAnsi="宋体" w:hint="eastAsia"/>
                <w:sz w:val="28"/>
                <w:szCs w:val="28"/>
              </w:rPr>
            </w:rPrChange>
          </w:rPr>
          <w:t>、第四连接分别与哪些部件连接。</w:t>
        </w:r>
      </w:ins>
    </w:p>
    <w:p w:rsidR="00B103AB" w:rsidRPr="00B103AB" w:rsidRDefault="00B103AB" w:rsidP="00B103AB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B103AB">
        <w:rPr>
          <w:rFonts w:hAnsi="宋体" w:hint="eastAsia"/>
          <w:sz w:val="28"/>
          <w:szCs w:val="28"/>
        </w:rPr>
        <w:t>本发明中，</w:t>
      </w:r>
      <w:ins w:id="111" w:author="admin" w:date="2016-01-12T14:11:00Z">
        <w:r w:rsidR="005809DA">
          <w:rPr>
            <w:rFonts w:hAnsi="宋体" w:hint="eastAsia"/>
            <w:sz w:val="28"/>
            <w:szCs w:val="28"/>
          </w:rPr>
          <w:t>位于</w:t>
        </w:r>
      </w:ins>
      <w:ins w:id="112" w:author="admin" w:date="2016-01-12T14:09:00Z">
        <w:r w:rsidR="005809DA">
          <w:rPr>
            <w:rFonts w:hAnsi="宋体" w:hint="eastAsia"/>
            <w:sz w:val="28"/>
            <w:szCs w:val="28"/>
          </w:rPr>
          <w:t>大</w:t>
        </w:r>
      </w:ins>
      <w:del w:id="113" w:author="admin" w:date="2016-01-12T14:09:00Z">
        <w:r w:rsidRPr="00B103AB" w:rsidDel="005809DA">
          <w:rPr>
            <w:rFonts w:hAnsi="宋体" w:hint="eastAsia"/>
            <w:sz w:val="28"/>
            <w:szCs w:val="28"/>
          </w:rPr>
          <w:delText>后</w:delText>
        </w:r>
      </w:del>
      <w:r w:rsidRPr="00B103AB">
        <w:rPr>
          <w:rFonts w:hAnsi="宋体" w:hint="eastAsia"/>
          <w:sz w:val="28"/>
          <w:szCs w:val="28"/>
        </w:rPr>
        <w:t>臂</w:t>
      </w:r>
      <w:ins w:id="114" w:author="admin" w:date="2016-01-12T14:09:00Z">
        <w:r w:rsidR="005809DA">
          <w:rPr>
            <w:rFonts w:hAnsi="宋体" w:hint="eastAsia"/>
            <w:sz w:val="28"/>
            <w:szCs w:val="28"/>
          </w:rPr>
          <w:t>17</w:t>
        </w:r>
        <w:r w:rsidR="005809DA">
          <w:rPr>
            <w:rFonts w:hAnsi="宋体" w:hint="eastAsia"/>
            <w:sz w:val="28"/>
            <w:szCs w:val="28"/>
          </w:rPr>
          <w:t>后部</w:t>
        </w:r>
      </w:ins>
      <w:r w:rsidRPr="00B103AB">
        <w:rPr>
          <w:rFonts w:hAnsi="宋体" w:hint="eastAsia"/>
          <w:sz w:val="28"/>
          <w:szCs w:val="28"/>
        </w:rPr>
        <w:t>上的</w:t>
      </w:r>
      <w:ins w:id="115" w:author="admin" w:date="2016-01-12T14:11:00Z">
        <w:r w:rsidR="005809DA" w:rsidRPr="00A52B40">
          <w:rPr>
            <w:rFonts w:hAnsi="宋体" w:hint="eastAsia"/>
            <w:sz w:val="28"/>
            <w:szCs w:val="28"/>
            <w:highlight w:val="yellow"/>
          </w:rPr>
          <w:t>第一滑动导轨</w:t>
        </w:r>
        <w:r w:rsidR="005809DA">
          <w:rPr>
            <w:rFonts w:hAnsi="宋体" w:hint="eastAsia"/>
            <w:sz w:val="28"/>
            <w:szCs w:val="28"/>
          </w:rPr>
          <w:t>12</w:t>
        </w:r>
      </w:ins>
      <w:del w:id="116" w:author="admin" w:date="2016-01-12T14:11:00Z">
        <w:r w:rsidRPr="00B103AB" w:rsidDel="005809DA">
          <w:rPr>
            <w:rFonts w:hAnsi="宋体" w:hint="eastAsia"/>
            <w:sz w:val="28"/>
            <w:szCs w:val="28"/>
          </w:rPr>
          <w:delText>滑槽</w:delText>
        </w:r>
      </w:del>
      <w:r w:rsidRPr="00B103AB">
        <w:rPr>
          <w:rFonts w:hAnsi="宋体" w:hint="eastAsia"/>
          <w:sz w:val="28"/>
          <w:szCs w:val="28"/>
        </w:rPr>
        <w:t>内部呈锯齿状，可以使</w:t>
      </w:r>
      <w:ins w:id="117" w:author="admin" w:date="2016-01-12T14:11:00Z">
        <w:r w:rsidR="005809DA">
          <w:rPr>
            <w:rFonts w:hAnsi="宋体" w:hint="eastAsia"/>
            <w:sz w:val="28"/>
            <w:szCs w:val="28"/>
          </w:rPr>
          <w:t>移动</w:t>
        </w:r>
      </w:ins>
      <w:r w:rsidRPr="00B103AB">
        <w:rPr>
          <w:rFonts w:hAnsi="宋体" w:hint="eastAsia"/>
          <w:sz w:val="28"/>
          <w:szCs w:val="28"/>
        </w:rPr>
        <w:t>滑块</w:t>
      </w:r>
      <w:ins w:id="118" w:author="admin" w:date="2016-01-12T14:11:00Z">
        <w:r w:rsidR="005809DA">
          <w:rPr>
            <w:rFonts w:hAnsi="宋体" w:hint="eastAsia"/>
            <w:sz w:val="28"/>
            <w:szCs w:val="28"/>
          </w:rPr>
          <w:t>6</w:t>
        </w:r>
      </w:ins>
      <w:r w:rsidRPr="00B103AB">
        <w:rPr>
          <w:rFonts w:hAnsi="宋体" w:hint="eastAsia"/>
          <w:sz w:val="28"/>
          <w:szCs w:val="28"/>
        </w:rPr>
        <w:t>在</w:t>
      </w:r>
      <w:del w:id="119" w:author="admin" w:date="2016-01-12T14:11:00Z">
        <w:r w:rsidRPr="00B103AB" w:rsidDel="005809DA">
          <w:rPr>
            <w:rFonts w:hAnsi="宋体" w:hint="eastAsia"/>
            <w:sz w:val="28"/>
            <w:szCs w:val="28"/>
          </w:rPr>
          <w:delText>几个</w:delText>
        </w:r>
      </w:del>
      <w:r w:rsidRPr="00B103AB">
        <w:rPr>
          <w:rFonts w:hAnsi="宋体" w:hint="eastAsia"/>
          <w:sz w:val="28"/>
          <w:szCs w:val="28"/>
        </w:rPr>
        <w:t>不同的位置停留。</w:t>
      </w:r>
    </w:p>
    <w:p w:rsidR="00B6666F" w:rsidRPr="00D763C0" w:rsidRDefault="00E45BA8" w:rsidP="00D763C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ins w:id="120" w:author="admin" w:date="2016-01-12T13:35:00Z">
        <w:r>
          <w:rPr>
            <w:rFonts w:hAnsi="宋体" w:hint="eastAsia"/>
            <w:sz w:val="28"/>
            <w:szCs w:val="28"/>
          </w:rPr>
          <w:t>整套装置做成穿戴式服装，各个部分做成一套骨架与衣服连在一起。</w:t>
        </w:r>
      </w:ins>
      <w:r w:rsidR="00B103AB" w:rsidRPr="00B103AB">
        <w:rPr>
          <w:rFonts w:hAnsi="宋体" w:hint="eastAsia"/>
          <w:sz w:val="28"/>
          <w:szCs w:val="28"/>
        </w:rPr>
        <w:t>本发明中，在滑槽两端和盖板接触的地方有小</w:t>
      </w:r>
      <w:r w:rsidR="00501F09">
        <w:rPr>
          <w:rFonts w:hAnsi="宋体" w:hint="eastAsia"/>
          <w:sz w:val="28"/>
          <w:szCs w:val="28"/>
        </w:rPr>
        <w:t>型</w:t>
      </w:r>
      <w:r w:rsidR="00B103AB" w:rsidRPr="00B103AB">
        <w:rPr>
          <w:rFonts w:hAnsi="宋体" w:hint="eastAsia"/>
          <w:sz w:val="28"/>
          <w:szCs w:val="28"/>
        </w:rPr>
        <w:t>弹簧连接盖板和</w:t>
      </w:r>
      <w:r w:rsidR="00B103AB" w:rsidRPr="00B103AB">
        <w:rPr>
          <w:rFonts w:hAnsi="宋体" w:hint="eastAsia"/>
          <w:sz w:val="28"/>
          <w:szCs w:val="28"/>
        </w:rPr>
        <w:lastRenderedPageBreak/>
        <w:t>滑槽，滑块通过锯齿尖端时可以稍稍顶起盖板微小距离，使通过的空间稍稍变大，保证滑块顺利通过滑槽最窄的位置（锯齿尖端）。</w:t>
      </w:r>
    </w:p>
    <w:p w:rsidR="00B6666F" w:rsidRDefault="00B6666F" w:rsidP="00B6666F">
      <w:pPr>
        <w:spacing w:line="440" w:lineRule="exact"/>
        <w:rPr>
          <w:rFonts w:ascii="黑体" w:eastAsia="黑体" w:hAnsi="宋体"/>
          <w:sz w:val="30"/>
          <w:szCs w:val="30"/>
        </w:rPr>
      </w:pPr>
      <w:r>
        <w:rPr>
          <w:rFonts w:ascii="黑体" w:eastAsia="黑体" w:hAnsi="宋体"/>
          <w:sz w:val="30"/>
          <w:szCs w:val="30"/>
        </w:rPr>
        <w:t>附图说明</w:t>
      </w:r>
    </w:p>
    <w:p w:rsidR="00B6666F" w:rsidRPr="007E1ABB" w:rsidRDefault="00B6666F" w:rsidP="00B6666F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7E1ABB">
        <w:rPr>
          <w:rFonts w:hAnsi="宋体" w:hint="eastAsia"/>
          <w:sz w:val="28"/>
          <w:szCs w:val="28"/>
        </w:rPr>
        <w:t>图</w:t>
      </w:r>
      <w:r w:rsidRPr="007E1ABB">
        <w:rPr>
          <w:rFonts w:hAnsi="宋体" w:hint="eastAsia"/>
          <w:sz w:val="28"/>
          <w:szCs w:val="28"/>
        </w:rPr>
        <w:t>1</w:t>
      </w:r>
      <w:r w:rsidRPr="007E1ABB">
        <w:rPr>
          <w:rFonts w:hAnsi="宋体" w:hint="eastAsia"/>
          <w:sz w:val="28"/>
          <w:szCs w:val="28"/>
        </w:rPr>
        <w:t>是</w:t>
      </w:r>
      <w:r w:rsidR="00B103AB">
        <w:rPr>
          <w:rFonts w:hAnsi="宋体" w:hint="eastAsia"/>
          <w:sz w:val="28"/>
          <w:szCs w:val="28"/>
        </w:rPr>
        <w:t>助力装置的</w:t>
      </w:r>
      <w:r w:rsidRPr="007E1ABB">
        <w:rPr>
          <w:rFonts w:hAnsi="宋体" w:hint="eastAsia"/>
          <w:sz w:val="28"/>
          <w:szCs w:val="28"/>
        </w:rPr>
        <w:t>机构简图</w:t>
      </w:r>
      <w:ins w:id="121" w:author="admin" w:date="2016-01-12T14:23:00Z">
        <w:r w:rsidR="00456AD0">
          <w:rPr>
            <w:rFonts w:hAnsi="宋体" w:hint="eastAsia"/>
            <w:sz w:val="28"/>
            <w:szCs w:val="28"/>
          </w:rPr>
          <w:t>；</w:t>
        </w:r>
      </w:ins>
    </w:p>
    <w:p w:rsidR="00B103AB" w:rsidRPr="00B103AB" w:rsidRDefault="00B103AB" w:rsidP="00B103AB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B103AB">
        <w:rPr>
          <w:rFonts w:hAnsi="宋体" w:hint="eastAsia"/>
          <w:sz w:val="28"/>
          <w:szCs w:val="28"/>
        </w:rPr>
        <w:t>图</w:t>
      </w:r>
      <w:r w:rsidRPr="00B103AB">
        <w:rPr>
          <w:rFonts w:hAnsi="宋体" w:hint="eastAsia"/>
          <w:sz w:val="28"/>
          <w:szCs w:val="28"/>
        </w:rPr>
        <w:t>2</w:t>
      </w:r>
      <w:r w:rsidRPr="00B103AB">
        <w:rPr>
          <w:rFonts w:hAnsi="宋体"/>
          <w:sz w:val="28"/>
          <w:szCs w:val="28"/>
        </w:rPr>
        <w:t>(</w:t>
      </w:r>
      <w:r w:rsidRPr="00B103AB">
        <w:rPr>
          <w:rFonts w:hAnsi="宋体" w:hint="eastAsia"/>
          <w:sz w:val="28"/>
          <w:szCs w:val="28"/>
        </w:rPr>
        <w:t>a)</w:t>
      </w:r>
      <w:r>
        <w:rPr>
          <w:rFonts w:hAnsi="宋体" w:hint="eastAsia"/>
          <w:sz w:val="28"/>
          <w:szCs w:val="28"/>
        </w:rPr>
        <w:t>是</w:t>
      </w:r>
      <w:r w:rsidRPr="00B103AB">
        <w:rPr>
          <w:rFonts w:hAnsi="宋体" w:hint="eastAsia"/>
          <w:sz w:val="28"/>
          <w:szCs w:val="28"/>
        </w:rPr>
        <w:t>助力装置</w:t>
      </w:r>
      <w:r w:rsidR="00EF7BA3">
        <w:rPr>
          <w:rFonts w:hAnsi="宋体" w:hint="eastAsia"/>
          <w:sz w:val="28"/>
          <w:szCs w:val="28"/>
        </w:rPr>
        <w:t>大</w:t>
      </w:r>
      <w:r w:rsidRPr="00B103AB">
        <w:rPr>
          <w:rFonts w:hAnsi="宋体" w:hint="eastAsia"/>
          <w:sz w:val="28"/>
          <w:szCs w:val="28"/>
        </w:rPr>
        <w:t>臂的具体结构示意图</w:t>
      </w:r>
      <w:ins w:id="122" w:author="admin" w:date="2016-01-12T14:23:00Z">
        <w:r w:rsidR="00456AD0">
          <w:rPr>
            <w:rFonts w:hAnsi="宋体" w:hint="eastAsia"/>
            <w:sz w:val="28"/>
            <w:szCs w:val="28"/>
          </w:rPr>
          <w:t>；</w:t>
        </w:r>
      </w:ins>
    </w:p>
    <w:p w:rsidR="00B6666F" w:rsidRPr="007E1ABB" w:rsidRDefault="00B103AB" w:rsidP="00B103AB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图</w:t>
      </w:r>
      <w:r>
        <w:rPr>
          <w:rFonts w:hAnsi="宋体" w:hint="eastAsia"/>
          <w:sz w:val="28"/>
          <w:szCs w:val="28"/>
        </w:rPr>
        <w:t>2</w:t>
      </w:r>
      <w:r w:rsidRPr="00B103AB">
        <w:rPr>
          <w:rFonts w:hAnsi="宋体"/>
          <w:sz w:val="28"/>
          <w:szCs w:val="28"/>
        </w:rPr>
        <w:t>(</w:t>
      </w:r>
      <w:r w:rsidRPr="00B103AB">
        <w:rPr>
          <w:rFonts w:hAnsi="宋体" w:hint="eastAsia"/>
          <w:sz w:val="28"/>
          <w:szCs w:val="28"/>
        </w:rPr>
        <w:t>b)</w:t>
      </w:r>
      <w:r>
        <w:rPr>
          <w:rFonts w:hAnsi="宋体" w:hint="eastAsia"/>
          <w:sz w:val="28"/>
          <w:szCs w:val="28"/>
        </w:rPr>
        <w:t>是</w:t>
      </w:r>
      <w:r w:rsidRPr="00B103AB">
        <w:rPr>
          <w:rFonts w:hAnsi="宋体" w:hint="eastAsia"/>
          <w:sz w:val="28"/>
          <w:szCs w:val="28"/>
        </w:rPr>
        <w:t>助力装置</w:t>
      </w:r>
      <w:r w:rsidR="00EF7BA3">
        <w:rPr>
          <w:rFonts w:hAnsi="宋体" w:hint="eastAsia"/>
          <w:sz w:val="28"/>
          <w:szCs w:val="28"/>
        </w:rPr>
        <w:t>大</w:t>
      </w:r>
      <w:r w:rsidRPr="00B103AB">
        <w:rPr>
          <w:rFonts w:hAnsi="宋体" w:hint="eastAsia"/>
          <w:sz w:val="28"/>
          <w:szCs w:val="28"/>
        </w:rPr>
        <w:t>臂锁</w:t>
      </w:r>
      <w:r w:rsidR="00501F09">
        <w:rPr>
          <w:rFonts w:hAnsi="宋体" w:hint="eastAsia"/>
          <w:sz w:val="28"/>
          <w:szCs w:val="28"/>
        </w:rPr>
        <w:t>紧</w:t>
      </w:r>
      <w:r w:rsidRPr="00B103AB">
        <w:rPr>
          <w:rFonts w:hAnsi="宋体" w:hint="eastAsia"/>
          <w:sz w:val="28"/>
          <w:szCs w:val="28"/>
        </w:rPr>
        <w:t>装置的局部放大图</w:t>
      </w:r>
      <w:ins w:id="123" w:author="admin" w:date="2016-01-12T14:23:00Z">
        <w:r w:rsidR="00456AD0">
          <w:rPr>
            <w:rFonts w:hAnsi="宋体" w:hint="eastAsia"/>
            <w:sz w:val="28"/>
            <w:szCs w:val="28"/>
          </w:rPr>
          <w:t>；</w:t>
        </w:r>
      </w:ins>
    </w:p>
    <w:p w:rsidR="00B6666F" w:rsidRPr="009F3800" w:rsidRDefault="00B6666F" w:rsidP="00E83FD8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7E1ABB">
        <w:rPr>
          <w:rFonts w:hAnsi="宋体" w:hint="eastAsia"/>
          <w:sz w:val="28"/>
          <w:szCs w:val="28"/>
        </w:rPr>
        <w:t>图中</w:t>
      </w:r>
      <w:r>
        <w:rPr>
          <w:rFonts w:hAnsi="宋体" w:hint="eastAsia"/>
          <w:sz w:val="28"/>
          <w:szCs w:val="28"/>
        </w:rPr>
        <w:t>标号</w:t>
      </w:r>
      <w:r w:rsidRPr="007E1ABB">
        <w:rPr>
          <w:rFonts w:hAnsi="宋体" w:hint="eastAsia"/>
          <w:sz w:val="28"/>
          <w:szCs w:val="28"/>
        </w:rPr>
        <w:t>：</w:t>
      </w:r>
      <w:r w:rsidR="00425851">
        <w:rPr>
          <w:rFonts w:hAnsi="宋体" w:hint="eastAsia"/>
          <w:sz w:val="28"/>
          <w:szCs w:val="28"/>
        </w:rPr>
        <w:t>1</w:t>
      </w:r>
      <w:r w:rsidR="004C7EA1">
        <w:rPr>
          <w:rFonts w:hAnsi="宋体" w:hint="eastAsia"/>
          <w:sz w:val="28"/>
          <w:szCs w:val="28"/>
        </w:rPr>
        <w:t>第一弹簧</w:t>
      </w:r>
      <w:r w:rsidR="00E83FD8">
        <w:rPr>
          <w:rFonts w:hAnsi="宋体" w:hint="eastAsia"/>
          <w:sz w:val="28"/>
          <w:szCs w:val="28"/>
        </w:rPr>
        <w:t>；</w:t>
      </w:r>
      <w:r w:rsidR="00425851">
        <w:rPr>
          <w:rFonts w:hAnsi="宋体"/>
          <w:sz w:val="28"/>
          <w:szCs w:val="28"/>
        </w:rPr>
        <w:t>2</w:t>
      </w:r>
      <w:r w:rsidR="004C7EA1">
        <w:rPr>
          <w:rFonts w:hAnsi="宋体" w:hint="eastAsia"/>
          <w:sz w:val="28"/>
          <w:szCs w:val="28"/>
        </w:rPr>
        <w:t>第二弹簧</w:t>
      </w:r>
      <w:r w:rsidR="00E83FD8">
        <w:rPr>
          <w:rFonts w:hAnsi="宋体" w:hint="eastAsia"/>
          <w:sz w:val="28"/>
          <w:szCs w:val="28"/>
        </w:rPr>
        <w:t>；</w:t>
      </w:r>
      <w:r w:rsidR="00425851">
        <w:rPr>
          <w:rFonts w:hAnsi="宋体" w:hint="eastAsia"/>
          <w:sz w:val="28"/>
          <w:szCs w:val="28"/>
        </w:rPr>
        <w:t>3</w:t>
      </w:r>
      <w:r w:rsidR="00E83FD8" w:rsidRPr="00E83FD8">
        <w:rPr>
          <w:rFonts w:hAnsi="宋体" w:hint="eastAsia"/>
          <w:sz w:val="28"/>
          <w:szCs w:val="28"/>
        </w:rPr>
        <w:t>肩上支撑架</w:t>
      </w:r>
      <w:r w:rsidR="00E83FD8">
        <w:rPr>
          <w:rFonts w:hAnsi="宋体" w:hint="eastAsia"/>
          <w:sz w:val="28"/>
          <w:szCs w:val="28"/>
        </w:rPr>
        <w:t>；</w:t>
      </w:r>
      <w:r w:rsidR="00425851">
        <w:rPr>
          <w:rFonts w:hAnsi="宋体" w:hint="eastAsia"/>
          <w:sz w:val="28"/>
          <w:szCs w:val="28"/>
        </w:rPr>
        <w:t>4</w:t>
      </w:r>
      <w:r w:rsidR="009F3800">
        <w:rPr>
          <w:rFonts w:hAnsi="宋体" w:hint="eastAsia"/>
          <w:sz w:val="28"/>
          <w:szCs w:val="28"/>
        </w:rPr>
        <w:t>弹性皮带</w:t>
      </w:r>
      <w:r w:rsidR="00E83FD8" w:rsidRPr="00E83FD8">
        <w:rPr>
          <w:rFonts w:hAnsi="宋体" w:hint="eastAsia"/>
          <w:sz w:val="28"/>
          <w:szCs w:val="28"/>
        </w:rPr>
        <w:t>；</w:t>
      </w:r>
      <w:r w:rsidR="00425851">
        <w:rPr>
          <w:rFonts w:hAnsi="宋体" w:hint="eastAsia"/>
          <w:sz w:val="28"/>
          <w:szCs w:val="28"/>
        </w:rPr>
        <w:t>5</w:t>
      </w:r>
      <w:r w:rsidR="00E83FD8">
        <w:rPr>
          <w:rFonts w:hAnsi="宋体" w:hint="eastAsia"/>
          <w:sz w:val="28"/>
          <w:szCs w:val="28"/>
        </w:rPr>
        <w:t>滑</w:t>
      </w:r>
      <w:r w:rsidR="00E83FD8" w:rsidRPr="00E83FD8">
        <w:rPr>
          <w:rFonts w:hAnsi="宋体" w:hint="eastAsia"/>
          <w:sz w:val="28"/>
          <w:szCs w:val="28"/>
        </w:rPr>
        <w:t>动锁紧</w:t>
      </w:r>
      <w:r w:rsidR="00425851">
        <w:rPr>
          <w:rFonts w:hAnsi="宋体" w:hint="eastAsia"/>
          <w:sz w:val="28"/>
          <w:szCs w:val="28"/>
        </w:rPr>
        <w:t>装置</w:t>
      </w:r>
      <w:r w:rsidR="00E83FD8" w:rsidRPr="00E83FD8">
        <w:rPr>
          <w:rFonts w:hAnsi="宋体" w:hint="eastAsia"/>
          <w:sz w:val="28"/>
          <w:szCs w:val="28"/>
        </w:rPr>
        <w:t>；</w:t>
      </w:r>
      <w:r w:rsidR="00425851">
        <w:rPr>
          <w:rFonts w:hAnsi="宋体" w:hint="eastAsia"/>
          <w:sz w:val="28"/>
          <w:szCs w:val="28"/>
        </w:rPr>
        <w:t>6</w:t>
      </w:r>
      <w:r w:rsidR="00E83FD8" w:rsidRPr="00E83FD8">
        <w:rPr>
          <w:rFonts w:hAnsi="宋体" w:hint="eastAsia"/>
          <w:sz w:val="28"/>
          <w:szCs w:val="28"/>
        </w:rPr>
        <w:t>移动滑块；</w:t>
      </w:r>
      <w:r w:rsidR="00425851">
        <w:rPr>
          <w:rFonts w:hAnsi="宋体" w:hint="eastAsia"/>
          <w:sz w:val="28"/>
          <w:szCs w:val="28"/>
        </w:rPr>
        <w:t>7</w:t>
      </w:r>
      <w:r w:rsidR="004C7EA1">
        <w:rPr>
          <w:rFonts w:hAnsi="宋体" w:hint="eastAsia"/>
          <w:sz w:val="28"/>
          <w:szCs w:val="28"/>
        </w:rPr>
        <w:t>第一连杆</w:t>
      </w:r>
      <w:r w:rsidR="00E83FD8" w:rsidRPr="00E83FD8">
        <w:rPr>
          <w:rFonts w:hAnsi="宋体" w:hint="eastAsia"/>
          <w:sz w:val="28"/>
          <w:szCs w:val="28"/>
        </w:rPr>
        <w:t>；</w:t>
      </w:r>
      <w:r w:rsidR="00425851">
        <w:rPr>
          <w:rFonts w:hAnsi="宋体" w:hint="eastAsia"/>
          <w:sz w:val="28"/>
          <w:szCs w:val="28"/>
        </w:rPr>
        <w:t>8</w:t>
      </w:r>
      <w:r w:rsidR="004C7EA1">
        <w:rPr>
          <w:rFonts w:hAnsi="宋体" w:hint="eastAsia"/>
          <w:sz w:val="28"/>
          <w:szCs w:val="28"/>
        </w:rPr>
        <w:t>第二连杆</w:t>
      </w:r>
      <w:r w:rsidR="00E83FD8" w:rsidRPr="00E83FD8">
        <w:rPr>
          <w:rFonts w:hAnsi="宋体" w:hint="eastAsia"/>
          <w:sz w:val="28"/>
          <w:szCs w:val="28"/>
        </w:rPr>
        <w:t>；</w:t>
      </w:r>
      <w:r w:rsidR="00425851">
        <w:rPr>
          <w:rFonts w:hAnsi="宋体" w:hint="eastAsia"/>
          <w:sz w:val="28"/>
          <w:szCs w:val="28"/>
        </w:rPr>
        <w:t>9</w:t>
      </w:r>
      <w:r w:rsidR="004C7EA1">
        <w:rPr>
          <w:rFonts w:hAnsi="宋体" w:hint="eastAsia"/>
          <w:sz w:val="28"/>
          <w:szCs w:val="28"/>
        </w:rPr>
        <w:t>第三连杆</w:t>
      </w:r>
      <w:r w:rsidR="00E83FD8" w:rsidRPr="00E83FD8">
        <w:rPr>
          <w:rFonts w:hAnsi="宋体" w:hint="eastAsia"/>
          <w:sz w:val="28"/>
          <w:szCs w:val="28"/>
        </w:rPr>
        <w:t>；</w:t>
      </w:r>
      <w:r w:rsidR="00425851">
        <w:rPr>
          <w:rFonts w:hAnsi="宋体" w:hint="eastAsia"/>
          <w:sz w:val="28"/>
          <w:szCs w:val="28"/>
        </w:rPr>
        <w:t>10</w:t>
      </w:r>
      <w:del w:id="124" w:author="admin" w:date="2016-01-12T13:38:00Z">
        <w:r w:rsidR="00E83FD8" w:rsidRPr="00E83FD8" w:rsidDel="00E45BA8">
          <w:rPr>
            <w:rFonts w:hAnsi="宋体" w:hint="eastAsia"/>
            <w:sz w:val="28"/>
            <w:szCs w:val="28"/>
          </w:rPr>
          <w:delText>连杆</w:delText>
        </w:r>
        <w:r w:rsidR="00E83FD8" w:rsidRPr="00E83FD8" w:rsidDel="00E45BA8">
          <w:rPr>
            <w:rFonts w:hAnsi="宋体" w:hint="eastAsia"/>
            <w:sz w:val="28"/>
            <w:szCs w:val="28"/>
          </w:rPr>
          <w:delText>4</w:delText>
        </w:r>
      </w:del>
      <w:ins w:id="125" w:author="admin" w:date="2016-01-12T13:38:00Z">
        <w:r w:rsidR="00E45BA8">
          <w:rPr>
            <w:rFonts w:hAnsi="宋体" w:hint="eastAsia"/>
            <w:sz w:val="28"/>
            <w:szCs w:val="28"/>
          </w:rPr>
          <w:t>第四连杆</w:t>
        </w:r>
      </w:ins>
      <w:r w:rsidR="00E83FD8" w:rsidRPr="00E83FD8">
        <w:rPr>
          <w:rFonts w:hAnsi="宋体" w:hint="eastAsia"/>
          <w:sz w:val="28"/>
          <w:szCs w:val="28"/>
        </w:rPr>
        <w:t>；</w:t>
      </w:r>
      <w:r w:rsidR="00425851">
        <w:rPr>
          <w:rFonts w:hAnsi="宋体" w:hint="eastAsia"/>
          <w:sz w:val="28"/>
          <w:szCs w:val="28"/>
        </w:rPr>
        <w:t>11</w:t>
      </w:r>
      <w:r w:rsidR="00E83FD8" w:rsidRPr="00E83FD8">
        <w:rPr>
          <w:rFonts w:hAnsi="宋体" w:hint="eastAsia"/>
          <w:sz w:val="28"/>
          <w:szCs w:val="28"/>
        </w:rPr>
        <w:t>可调滑块固定装置；</w:t>
      </w:r>
      <w:r w:rsidR="00425851">
        <w:rPr>
          <w:rFonts w:hAnsi="宋体"/>
          <w:sz w:val="28"/>
          <w:szCs w:val="28"/>
        </w:rPr>
        <w:t>12</w:t>
      </w:r>
      <w:r w:rsidR="004C7EA1">
        <w:rPr>
          <w:rFonts w:hAnsi="宋体" w:hint="eastAsia"/>
          <w:sz w:val="28"/>
          <w:szCs w:val="28"/>
        </w:rPr>
        <w:t>第一滑动导轨</w:t>
      </w:r>
      <w:r w:rsidR="00E83FD8" w:rsidRPr="00E83FD8">
        <w:rPr>
          <w:rFonts w:hAnsi="宋体" w:hint="eastAsia"/>
          <w:sz w:val="28"/>
          <w:szCs w:val="28"/>
        </w:rPr>
        <w:t>；</w:t>
      </w:r>
      <w:r w:rsidR="00425851">
        <w:rPr>
          <w:rFonts w:hAnsi="宋体" w:hint="eastAsia"/>
          <w:sz w:val="28"/>
          <w:szCs w:val="28"/>
        </w:rPr>
        <w:t>13</w:t>
      </w:r>
      <w:r w:rsidR="004C7EA1">
        <w:rPr>
          <w:rFonts w:hAnsi="宋体" w:hint="eastAsia"/>
          <w:sz w:val="28"/>
          <w:szCs w:val="28"/>
        </w:rPr>
        <w:t>第二滑动导轨</w:t>
      </w:r>
      <w:r w:rsidR="00E83FD8" w:rsidRPr="00E83FD8">
        <w:rPr>
          <w:rFonts w:hAnsi="宋体" w:hint="eastAsia"/>
          <w:sz w:val="28"/>
          <w:szCs w:val="28"/>
        </w:rPr>
        <w:t>；</w:t>
      </w:r>
      <w:r w:rsidR="00425851">
        <w:rPr>
          <w:rFonts w:hAnsi="宋体" w:hint="eastAsia"/>
          <w:sz w:val="28"/>
          <w:szCs w:val="28"/>
        </w:rPr>
        <w:t>14</w:t>
      </w:r>
      <w:r w:rsidR="004C7EA1">
        <w:rPr>
          <w:rFonts w:hAnsi="宋体" w:hint="eastAsia"/>
          <w:sz w:val="28"/>
          <w:szCs w:val="28"/>
        </w:rPr>
        <w:t>第三滑动导轨</w:t>
      </w:r>
      <w:r w:rsidR="00E83FD8" w:rsidRPr="00E83FD8">
        <w:rPr>
          <w:rFonts w:hAnsi="宋体" w:hint="eastAsia"/>
          <w:sz w:val="28"/>
          <w:szCs w:val="28"/>
        </w:rPr>
        <w:t>；</w:t>
      </w:r>
      <w:r w:rsidR="00425851">
        <w:rPr>
          <w:rFonts w:hAnsi="宋体" w:hint="eastAsia"/>
          <w:sz w:val="28"/>
          <w:szCs w:val="28"/>
        </w:rPr>
        <w:t>15</w:t>
      </w:r>
      <w:r w:rsidR="009862FF" w:rsidRPr="009862FF">
        <w:rPr>
          <w:rFonts w:hAnsi="宋体" w:hint="eastAsia"/>
          <w:sz w:val="28"/>
          <w:szCs w:val="28"/>
        </w:rPr>
        <w:t>手；</w:t>
      </w:r>
      <w:r w:rsidR="00425851">
        <w:rPr>
          <w:rFonts w:hAnsi="宋体" w:hint="eastAsia"/>
          <w:sz w:val="28"/>
          <w:szCs w:val="28"/>
        </w:rPr>
        <w:t>16</w:t>
      </w:r>
      <w:r w:rsidR="009862FF" w:rsidRPr="009862FF">
        <w:rPr>
          <w:rFonts w:hAnsi="宋体" w:hint="eastAsia"/>
          <w:sz w:val="28"/>
          <w:szCs w:val="28"/>
        </w:rPr>
        <w:t>小臂；</w:t>
      </w:r>
      <w:r w:rsidR="00425851">
        <w:rPr>
          <w:rFonts w:hAnsi="宋体" w:hint="eastAsia"/>
          <w:sz w:val="28"/>
          <w:szCs w:val="28"/>
        </w:rPr>
        <w:t>17</w:t>
      </w:r>
      <w:r w:rsidR="009862FF" w:rsidRPr="009862FF">
        <w:rPr>
          <w:rFonts w:hAnsi="宋体" w:hint="eastAsia"/>
          <w:sz w:val="28"/>
          <w:szCs w:val="28"/>
        </w:rPr>
        <w:t>大臂；</w:t>
      </w:r>
      <w:r w:rsidR="00425851">
        <w:rPr>
          <w:rFonts w:hAnsi="宋体" w:hint="eastAsia"/>
          <w:sz w:val="28"/>
          <w:szCs w:val="28"/>
        </w:rPr>
        <w:t>18</w:t>
      </w:r>
      <w:r w:rsidR="009862FF" w:rsidRPr="009862FF">
        <w:rPr>
          <w:rFonts w:hAnsi="宋体" w:hint="eastAsia"/>
          <w:sz w:val="28"/>
          <w:szCs w:val="28"/>
        </w:rPr>
        <w:t>肩部；</w:t>
      </w:r>
      <w:r w:rsidR="00425851">
        <w:rPr>
          <w:rFonts w:hAnsi="宋体" w:hint="eastAsia"/>
          <w:sz w:val="28"/>
          <w:szCs w:val="28"/>
        </w:rPr>
        <w:t>19</w:t>
      </w:r>
      <w:r w:rsidR="009862FF" w:rsidRPr="009862FF">
        <w:rPr>
          <w:rFonts w:hAnsi="宋体" w:hint="eastAsia"/>
          <w:sz w:val="28"/>
          <w:szCs w:val="28"/>
        </w:rPr>
        <w:t>躯干；</w:t>
      </w:r>
      <w:r w:rsidR="00425851">
        <w:rPr>
          <w:rFonts w:hAnsi="宋体" w:hint="eastAsia"/>
          <w:sz w:val="28"/>
          <w:szCs w:val="28"/>
        </w:rPr>
        <w:t>20</w:t>
      </w:r>
      <w:r w:rsidR="00E57DB2">
        <w:rPr>
          <w:rFonts w:hAnsi="宋体" w:hint="eastAsia"/>
          <w:sz w:val="28"/>
          <w:szCs w:val="28"/>
        </w:rPr>
        <w:t>小型弹簧</w:t>
      </w:r>
      <w:r w:rsidR="00391F02">
        <w:rPr>
          <w:rFonts w:hAnsi="宋体" w:hint="eastAsia"/>
          <w:sz w:val="28"/>
          <w:szCs w:val="28"/>
        </w:rPr>
        <w:t>；</w:t>
      </w:r>
      <w:r w:rsidR="00391F02">
        <w:rPr>
          <w:rFonts w:hAnsi="宋体" w:hint="eastAsia"/>
          <w:sz w:val="28"/>
          <w:szCs w:val="28"/>
        </w:rPr>
        <w:t>21</w:t>
      </w:r>
      <w:r w:rsidR="00391F02">
        <w:rPr>
          <w:rFonts w:hAnsi="宋体" w:hint="eastAsia"/>
          <w:sz w:val="28"/>
          <w:szCs w:val="28"/>
        </w:rPr>
        <w:t>圆柱形滑块；</w:t>
      </w:r>
      <w:r w:rsidR="00391F02">
        <w:rPr>
          <w:rFonts w:hAnsi="宋体" w:hint="eastAsia"/>
          <w:sz w:val="28"/>
          <w:szCs w:val="28"/>
        </w:rPr>
        <w:t>22</w:t>
      </w:r>
      <w:r w:rsidR="00391F02">
        <w:rPr>
          <w:rFonts w:hAnsi="宋体" w:hint="eastAsia"/>
          <w:sz w:val="28"/>
          <w:szCs w:val="28"/>
        </w:rPr>
        <w:t>锯齿形滑槽</w:t>
      </w:r>
      <w:r w:rsidR="00A8747D">
        <w:rPr>
          <w:rFonts w:hAnsi="宋体" w:hint="eastAsia"/>
          <w:sz w:val="28"/>
          <w:szCs w:val="28"/>
        </w:rPr>
        <w:t>；</w:t>
      </w:r>
      <w:r w:rsidR="00A8747D">
        <w:rPr>
          <w:rFonts w:hAnsi="宋体" w:hint="eastAsia"/>
          <w:sz w:val="28"/>
          <w:szCs w:val="28"/>
        </w:rPr>
        <w:t>23</w:t>
      </w:r>
      <w:r w:rsidR="00A8747D">
        <w:rPr>
          <w:rFonts w:hAnsi="宋体" w:hint="eastAsia"/>
          <w:sz w:val="28"/>
          <w:szCs w:val="28"/>
        </w:rPr>
        <w:t>盖板</w:t>
      </w:r>
      <w:r w:rsidR="004C7EA1">
        <w:rPr>
          <w:rFonts w:hAnsi="宋体" w:hint="eastAsia"/>
          <w:sz w:val="28"/>
          <w:szCs w:val="28"/>
        </w:rPr>
        <w:t>。</w:t>
      </w:r>
    </w:p>
    <w:p w:rsidR="00B6666F" w:rsidRDefault="00B6666F" w:rsidP="00B6666F">
      <w:pPr>
        <w:spacing w:line="440" w:lineRule="exact"/>
        <w:rPr>
          <w:rFonts w:ascii="黑体" w:eastAsia="黑体" w:hAnsi="宋体"/>
          <w:sz w:val="30"/>
          <w:szCs w:val="30"/>
        </w:rPr>
      </w:pPr>
      <w:r>
        <w:rPr>
          <w:rFonts w:ascii="黑体" w:eastAsia="黑体" w:hAnsi="宋体"/>
          <w:sz w:val="30"/>
          <w:szCs w:val="30"/>
        </w:rPr>
        <w:t>具体实施方式</w:t>
      </w:r>
    </w:p>
    <w:p w:rsidR="00B6666F" w:rsidRPr="007E1ABB" w:rsidRDefault="00B6666F" w:rsidP="00B6666F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7E1ABB">
        <w:rPr>
          <w:rFonts w:hAnsi="宋体" w:hint="eastAsia"/>
          <w:sz w:val="28"/>
          <w:szCs w:val="28"/>
        </w:rPr>
        <w:t>下面结合附图和实施例对本发明作进一步说明</w:t>
      </w:r>
      <w:r>
        <w:rPr>
          <w:rFonts w:hAnsi="宋体" w:hint="eastAsia"/>
          <w:sz w:val="28"/>
          <w:szCs w:val="28"/>
        </w:rPr>
        <w:t>。</w:t>
      </w:r>
    </w:p>
    <w:p w:rsidR="00B6666F" w:rsidRDefault="00B6666F" w:rsidP="00B6666F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实施例</w:t>
      </w:r>
      <w:r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：</w:t>
      </w:r>
    </w:p>
    <w:p w:rsidR="004C7EA1" w:rsidRDefault="009862FF" w:rsidP="004C7EA1">
      <w:pPr>
        <w:ind w:firstLineChars="200" w:firstLine="560"/>
        <w:rPr>
          <w:rFonts w:hAnsi="宋体"/>
          <w:sz w:val="28"/>
          <w:szCs w:val="28"/>
        </w:rPr>
      </w:pPr>
      <w:r w:rsidRPr="009862FF">
        <w:rPr>
          <w:rFonts w:hAnsi="宋体" w:hint="eastAsia"/>
          <w:sz w:val="28"/>
          <w:szCs w:val="28"/>
        </w:rPr>
        <w:t>如图</w:t>
      </w:r>
      <w:r w:rsidRPr="009862FF">
        <w:rPr>
          <w:rFonts w:hAnsi="宋体" w:hint="eastAsia"/>
          <w:sz w:val="28"/>
          <w:szCs w:val="28"/>
        </w:rPr>
        <w:t>1</w:t>
      </w:r>
      <w:r w:rsidRPr="009862FF">
        <w:rPr>
          <w:rFonts w:hAnsi="宋体" w:hint="eastAsia"/>
          <w:sz w:val="28"/>
          <w:szCs w:val="28"/>
        </w:rPr>
        <w:t>所示，</w:t>
      </w:r>
      <w:r w:rsidR="004C7EA1" w:rsidRPr="0007065D">
        <w:rPr>
          <w:rFonts w:hAnsi="宋体" w:hint="eastAsia"/>
          <w:sz w:val="28"/>
          <w:szCs w:val="28"/>
        </w:rPr>
        <w:t>包括固定支撑、</w:t>
      </w:r>
      <w:r w:rsidR="004C7EA1">
        <w:rPr>
          <w:rFonts w:hAnsi="宋体" w:hint="eastAsia"/>
          <w:sz w:val="28"/>
          <w:szCs w:val="28"/>
        </w:rPr>
        <w:t>第一</w:t>
      </w:r>
      <w:r w:rsidR="004C7EA1" w:rsidRPr="0007065D">
        <w:rPr>
          <w:rFonts w:hAnsi="宋体" w:hint="eastAsia"/>
          <w:sz w:val="28"/>
          <w:szCs w:val="28"/>
        </w:rPr>
        <w:t>弹簧</w:t>
      </w:r>
      <w:r w:rsidR="004C7EA1">
        <w:rPr>
          <w:rFonts w:hAnsi="宋体" w:hint="eastAsia"/>
          <w:sz w:val="28"/>
          <w:szCs w:val="28"/>
        </w:rPr>
        <w:t>1</w:t>
      </w:r>
      <w:r w:rsidR="004C7EA1" w:rsidRPr="0007065D">
        <w:rPr>
          <w:rFonts w:hAnsi="宋体" w:hint="eastAsia"/>
          <w:sz w:val="28"/>
          <w:szCs w:val="28"/>
        </w:rPr>
        <w:t>、</w:t>
      </w:r>
      <w:r w:rsidR="004C7EA1">
        <w:rPr>
          <w:rFonts w:hAnsi="宋体" w:hint="eastAsia"/>
          <w:sz w:val="28"/>
          <w:szCs w:val="28"/>
        </w:rPr>
        <w:t>第二弹簧</w:t>
      </w:r>
      <w:r w:rsidR="004C7EA1">
        <w:rPr>
          <w:rFonts w:hAnsi="宋体" w:hint="eastAsia"/>
          <w:sz w:val="28"/>
          <w:szCs w:val="28"/>
        </w:rPr>
        <w:t>2</w:t>
      </w:r>
      <w:r w:rsidR="004C7EA1">
        <w:rPr>
          <w:rFonts w:hAnsi="宋体" w:hint="eastAsia"/>
          <w:sz w:val="28"/>
          <w:szCs w:val="28"/>
        </w:rPr>
        <w:t>、</w:t>
      </w:r>
      <w:r w:rsidR="004C7EA1" w:rsidRPr="0007065D">
        <w:rPr>
          <w:rFonts w:hAnsi="宋体" w:hint="eastAsia"/>
          <w:sz w:val="28"/>
          <w:szCs w:val="28"/>
        </w:rPr>
        <w:t>移动滑块、滑</w:t>
      </w:r>
      <w:r w:rsidR="004C7EA1">
        <w:rPr>
          <w:rFonts w:hAnsi="宋体" w:hint="eastAsia"/>
          <w:sz w:val="28"/>
          <w:szCs w:val="28"/>
        </w:rPr>
        <w:t>动锁紧装置</w:t>
      </w:r>
      <w:r w:rsidR="004C7EA1">
        <w:rPr>
          <w:rFonts w:hAnsi="宋体" w:hint="eastAsia"/>
          <w:sz w:val="28"/>
          <w:szCs w:val="28"/>
        </w:rPr>
        <w:t>5</w:t>
      </w:r>
      <w:r w:rsidR="004C7EA1">
        <w:rPr>
          <w:rFonts w:hAnsi="宋体" w:hint="eastAsia"/>
          <w:sz w:val="28"/>
          <w:szCs w:val="28"/>
        </w:rPr>
        <w:t>和连杆。整套装置做成穿戴式服装，各个部分做成一套骨架与衣服连在一起。第一部分是通过</w:t>
      </w:r>
      <w:r w:rsidR="003C2431">
        <w:rPr>
          <w:rFonts w:hAnsi="宋体" w:hint="eastAsia"/>
          <w:sz w:val="28"/>
          <w:szCs w:val="28"/>
        </w:rPr>
        <w:t>第一</w:t>
      </w:r>
      <w:r w:rsidR="004C7EA1">
        <w:rPr>
          <w:rFonts w:hAnsi="宋体" w:hint="eastAsia"/>
          <w:sz w:val="28"/>
          <w:szCs w:val="28"/>
        </w:rPr>
        <w:t>弹簧</w:t>
      </w:r>
      <w:r w:rsidR="003C2431">
        <w:rPr>
          <w:rFonts w:hAnsi="宋体" w:hint="eastAsia"/>
          <w:sz w:val="28"/>
          <w:szCs w:val="28"/>
        </w:rPr>
        <w:t>1</w:t>
      </w:r>
      <w:r w:rsidR="004C7EA1">
        <w:rPr>
          <w:rFonts w:hAnsi="宋体" w:hint="eastAsia"/>
          <w:sz w:val="28"/>
          <w:szCs w:val="28"/>
        </w:rPr>
        <w:t>连接小臂</w:t>
      </w:r>
      <w:r w:rsidR="004C7EA1">
        <w:rPr>
          <w:rFonts w:hAnsi="宋体" w:hint="eastAsia"/>
          <w:sz w:val="28"/>
          <w:szCs w:val="28"/>
        </w:rPr>
        <w:t>16</w:t>
      </w:r>
      <w:r w:rsidR="004C7EA1">
        <w:rPr>
          <w:rFonts w:hAnsi="宋体" w:hint="eastAsia"/>
          <w:sz w:val="28"/>
          <w:szCs w:val="28"/>
        </w:rPr>
        <w:t>前段与大臂</w:t>
      </w:r>
      <w:r w:rsidR="004C7EA1">
        <w:rPr>
          <w:rFonts w:hAnsi="宋体" w:hint="eastAsia"/>
          <w:sz w:val="28"/>
          <w:szCs w:val="28"/>
        </w:rPr>
        <w:t>17</w:t>
      </w:r>
      <w:r w:rsidR="004C7EA1">
        <w:rPr>
          <w:rFonts w:hAnsi="宋体" w:hint="eastAsia"/>
          <w:sz w:val="28"/>
          <w:szCs w:val="28"/>
        </w:rPr>
        <w:t>下端，在搬重物前手臂伸直，弹簧拉伸，起到一个蓄力的作用。第二部分是</w:t>
      </w:r>
      <w:r w:rsidR="003C2431">
        <w:rPr>
          <w:rFonts w:hAnsi="宋体" w:hint="eastAsia"/>
          <w:sz w:val="28"/>
          <w:szCs w:val="28"/>
        </w:rPr>
        <w:t>第二</w:t>
      </w:r>
      <w:r w:rsidR="004C7EA1">
        <w:rPr>
          <w:rFonts w:hAnsi="宋体"/>
          <w:sz w:val="28"/>
          <w:szCs w:val="28"/>
        </w:rPr>
        <w:t>弹簧</w:t>
      </w:r>
      <w:r w:rsidR="003C2431">
        <w:rPr>
          <w:rFonts w:hAnsi="宋体" w:hint="eastAsia"/>
          <w:sz w:val="28"/>
          <w:szCs w:val="28"/>
        </w:rPr>
        <w:t>2</w:t>
      </w:r>
      <w:r w:rsidR="004C7EA1">
        <w:rPr>
          <w:rFonts w:hAnsi="宋体"/>
          <w:sz w:val="28"/>
          <w:szCs w:val="28"/>
        </w:rPr>
        <w:t>一端与小臂</w:t>
      </w:r>
      <w:r w:rsidR="003C2431">
        <w:rPr>
          <w:rFonts w:hAnsi="宋体" w:hint="eastAsia"/>
          <w:sz w:val="28"/>
          <w:szCs w:val="28"/>
        </w:rPr>
        <w:t>16</w:t>
      </w:r>
      <w:r w:rsidR="004C7EA1">
        <w:rPr>
          <w:rFonts w:hAnsi="宋体"/>
          <w:sz w:val="28"/>
          <w:szCs w:val="28"/>
        </w:rPr>
        <w:t>后端相连接，一端与肩上支撑架</w:t>
      </w:r>
      <w:r w:rsidR="003C2431">
        <w:rPr>
          <w:rFonts w:hAnsi="宋体" w:hint="eastAsia"/>
          <w:sz w:val="28"/>
          <w:szCs w:val="28"/>
        </w:rPr>
        <w:t>３</w:t>
      </w:r>
      <w:r w:rsidR="004C7EA1">
        <w:rPr>
          <w:rFonts w:hAnsi="宋体"/>
          <w:sz w:val="28"/>
          <w:szCs w:val="28"/>
        </w:rPr>
        <w:t>相连接，通过</w:t>
      </w:r>
      <w:ins w:id="126" w:author="admin" w:date="2016-01-12T14:00:00Z">
        <w:r w:rsidR="00A52B40">
          <w:rPr>
            <w:rFonts w:hAnsi="宋体"/>
            <w:sz w:val="28"/>
            <w:szCs w:val="28"/>
          </w:rPr>
          <w:t>肩上支撑架</w:t>
        </w:r>
        <w:r w:rsidR="00A52B40">
          <w:rPr>
            <w:rFonts w:hAnsi="宋体" w:hint="eastAsia"/>
            <w:sz w:val="28"/>
            <w:szCs w:val="28"/>
          </w:rPr>
          <w:t>３</w:t>
        </w:r>
        <w:r w:rsidR="00A52B40">
          <w:rPr>
            <w:rFonts w:hAnsi="宋体" w:hint="eastAsia"/>
            <w:sz w:val="28"/>
            <w:szCs w:val="28"/>
          </w:rPr>
          <w:t>上的</w:t>
        </w:r>
      </w:ins>
      <w:r w:rsidR="004C7EA1">
        <w:rPr>
          <w:rFonts w:hAnsi="宋体"/>
          <w:sz w:val="28"/>
          <w:szCs w:val="28"/>
        </w:rPr>
        <w:t>滑槽与背部的弹性皮带</w:t>
      </w:r>
      <w:r w:rsidR="003C2431">
        <w:rPr>
          <w:rFonts w:hAnsi="宋体" w:hint="eastAsia"/>
          <w:sz w:val="28"/>
          <w:szCs w:val="28"/>
        </w:rPr>
        <w:t>4</w:t>
      </w:r>
      <w:r w:rsidR="004C7EA1">
        <w:rPr>
          <w:rFonts w:hAnsi="宋体"/>
          <w:sz w:val="28"/>
          <w:szCs w:val="28"/>
        </w:rPr>
        <w:t>相连，背部的弹性皮带</w:t>
      </w:r>
      <w:r w:rsidR="003C2431">
        <w:rPr>
          <w:rFonts w:hAnsi="宋体" w:hint="eastAsia"/>
          <w:sz w:val="28"/>
          <w:szCs w:val="28"/>
        </w:rPr>
        <w:t>4</w:t>
      </w:r>
      <w:r w:rsidR="004C7EA1">
        <w:rPr>
          <w:rFonts w:hAnsi="宋体"/>
          <w:sz w:val="28"/>
          <w:szCs w:val="28"/>
        </w:rPr>
        <w:t>再连接</w:t>
      </w:r>
      <w:del w:id="127" w:author="admin" w:date="2016-01-12T14:00:00Z">
        <w:r w:rsidR="004C7EA1" w:rsidDel="00A52B40">
          <w:rPr>
            <w:rFonts w:hAnsi="宋体"/>
            <w:sz w:val="28"/>
            <w:szCs w:val="28"/>
          </w:rPr>
          <w:delText>带</w:delText>
        </w:r>
      </w:del>
      <w:ins w:id="128" w:author="admin" w:date="2016-01-12T14:00:00Z">
        <w:r w:rsidR="00A52B40">
          <w:rPr>
            <w:rFonts w:hAnsi="宋体" w:hint="eastAsia"/>
            <w:sz w:val="28"/>
            <w:szCs w:val="28"/>
          </w:rPr>
          <w:t>移动</w:t>
        </w:r>
      </w:ins>
      <w:r w:rsidR="004C7EA1">
        <w:rPr>
          <w:rFonts w:hAnsi="宋体"/>
          <w:sz w:val="28"/>
          <w:szCs w:val="28"/>
        </w:rPr>
        <w:t>滑块，</w:t>
      </w:r>
      <w:ins w:id="129" w:author="admin" w:date="2016-01-12T14:00:00Z">
        <w:r w:rsidR="00A52B40">
          <w:rPr>
            <w:rFonts w:hAnsi="宋体" w:hint="eastAsia"/>
            <w:sz w:val="28"/>
            <w:szCs w:val="28"/>
          </w:rPr>
          <w:t>移动</w:t>
        </w:r>
      </w:ins>
      <w:r w:rsidR="004C7EA1">
        <w:rPr>
          <w:rFonts w:hAnsi="宋体"/>
          <w:sz w:val="28"/>
          <w:szCs w:val="28"/>
        </w:rPr>
        <w:t>滑块通过转动副与</w:t>
      </w:r>
      <w:ins w:id="130" w:author="admin" w:date="2016-01-12T14:00:00Z">
        <w:r w:rsidR="00A52B40">
          <w:rPr>
            <w:rFonts w:hAnsi="宋体" w:hint="eastAsia"/>
            <w:sz w:val="28"/>
            <w:szCs w:val="28"/>
          </w:rPr>
          <w:t>第一</w:t>
        </w:r>
      </w:ins>
      <w:r w:rsidR="004C7EA1">
        <w:rPr>
          <w:rFonts w:hAnsi="宋体"/>
          <w:sz w:val="28"/>
          <w:szCs w:val="28"/>
        </w:rPr>
        <w:t>连杆相连。当人去搬重物时，小臂</w:t>
      </w:r>
      <w:r w:rsidR="003C2431">
        <w:rPr>
          <w:rFonts w:hAnsi="宋体" w:hint="eastAsia"/>
          <w:sz w:val="28"/>
          <w:szCs w:val="28"/>
        </w:rPr>
        <w:t>16</w:t>
      </w:r>
      <w:r w:rsidR="004C7EA1">
        <w:rPr>
          <w:rFonts w:hAnsi="宋体"/>
          <w:sz w:val="28"/>
          <w:szCs w:val="28"/>
        </w:rPr>
        <w:t>伸直，</w:t>
      </w:r>
      <w:ins w:id="131" w:author="admin" w:date="2016-01-12T14:00:00Z">
        <w:r w:rsidR="00A52B40">
          <w:rPr>
            <w:rFonts w:hAnsi="宋体" w:hint="eastAsia"/>
            <w:sz w:val="28"/>
            <w:szCs w:val="28"/>
          </w:rPr>
          <w:t>第二</w:t>
        </w:r>
      </w:ins>
      <w:r w:rsidR="004C7EA1">
        <w:rPr>
          <w:rFonts w:hAnsi="宋体"/>
          <w:sz w:val="28"/>
          <w:szCs w:val="28"/>
        </w:rPr>
        <w:t>弹簧与</w:t>
      </w:r>
      <w:ins w:id="132" w:author="admin" w:date="2016-01-12T14:00:00Z">
        <w:r w:rsidR="00A52B40">
          <w:rPr>
            <w:rFonts w:hAnsi="宋体" w:hint="eastAsia"/>
            <w:sz w:val="28"/>
            <w:szCs w:val="28"/>
          </w:rPr>
          <w:t>弹性</w:t>
        </w:r>
      </w:ins>
      <w:r w:rsidR="004C7EA1">
        <w:rPr>
          <w:rFonts w:hAnsi="宋体"/>
          <w:sz w:val="28"/>
          <w:szCs w:val="28"/>
        </w:rPr>
        <w:t>皮带连在一起也被拉伸，但背部</w:t>
      </w:r>
      <w:ins w:id="133" w:author="admin" w:date="2016-01-12T14:00:00Z">
        <w:r w:rsidR="00A52B40">
          <w:rPr>
            <w:rFonts w:hAnsi="宋体" w:hint="eastAsia"/>
            <w:sz w:val="28"/>
            <w:szCs w:val="28"/>
          </w:rPr>
          <w:t>的移动</w:t>
        </w:r>
      </w:ins>
      <w:r w:rsidR="004C7EA1">
        <w:rPr>
          <w:rFonts w:hAnsi="宋体"/>
          <w:sz w:val="28"/>
          <w:szCs w:val="28"/>
        </w:rPr>
        <w:t>滑块处于</w:t>
      </w:r>
      <w:ins w:id="134" w:author="admin" w:date="2016-01-12T14:00:00Z">
        <w:r w:rsidR="00A52B40">
          <w:rPr>
            <w:rFonts w:hAnsi="宋体" w:hint="eastAsia"/>
            <w:sz w:val="28"/>
            <w:szCs w:val="28"/>
          </w:rPr>
          <w:t>第一滑动</w:t>
        </w:r>
      </w:ins>
      <w:r w:rsidR="004C7EA1">
        <w:rPr>
          <w:rFonts w:hAnsi="宋体"/>
          <w:sz w:val="28"/>
          <w:szCs w:val="28"/>
        </w:rPr>
        <w:t>导轨</w:t>
      </w:r>
      <w:ins w:id="135" w:author="admin" w:date="2016-01-12T14:00:00Z">
        <w:r w:rsidR="00A52B40">
          <w:rPr>
            <w:rFonts w:hAnsi="宋体" w:hint="eastAsia"/>
            <w:sz w:val="28"/>
            <w:szCs w:val="28"/>
          </w:rPr>
          <w:t>12</w:t>
        </w:r>
      </w:ins>
      <w:r w:rsidR="004C7EA1">
        <w:rPr>
          <w:rFonts w:hAnsi="宋体"/>
          <w:sz w:val="28"/>
          <w:szCs w:val="28"/>
        </w:rPr>
        <w:t>的最高点，这样肩部与小臂</w:t>
      </w:r>
      <w:ins w:id="136" w:author="admin" w:date="2016-01-12T14:01:00Z">
        <w:r w:rsidR="00A52B40">
          <w:rPr>
            <w:rFonts w:hAnsi="宋体" w:hint="eastAsia"/>
            <w:sz w:val="28"/>
            <w:szCs w:val="28"/>
          </w:rPr>
          <w:t>16</w:t>
        </w:r>
      </w:ins>
      <w:r w:rsidR="004C7EA1">
        <w:rPr>
          <w:rFonts w:hAnsi="宋体"/>
          <w:sz w:val="28"/>
          <w:szCs w:val="28"/>
        </w:rPr>
        <w:t>连接的弹簧变形小，为手臂的伸展提供便利，当人抱起重物时，手臂弯曲，利用手臂的力量使连杆张开，腰部的</w:t>
      </w:r>
      <w:r w:rsidR="003C2431">
        <w:rPr>
          <w:rFonts w:hAnsi="宋体" w:hint="eastAsia"/>
          <w:sz w:val="28"/>
          <w:szCs w:val="28"/>
        </w:rPr>
        <w:t>移动</w:t>
      </w:r>
      <w:r w:rsidR="004C7EA1">
        <w:rPr>
          <w:rFonts w:hAnsi="宋体"/>
          <w:sz w:val="28"/>
          <w:szCs w:val="28"/>
        </w:rPr>
        <w:t>滑块</w:t>
      </w:r>
      <w:r w:rsidR="003C2431">
        <w:rPr>
          <w:rFonts w:hAnsi="宋体" w:hint="eastAsia"/>
          <w:sz w:val="28"/>
          <w:szCs w:val="28"/>
        </w:rPr>
        <w:t>6</w:t>
      </w:r>
      <w:r w:rsidR="004C7EA1">
        <w:rPr>
          <w:rFonts w:hAnsi="宋体"/>
          <w:sz w:val="28"/>
          <w:szCs w:val="28"/>
        </w:rPr>
        <w:t>同时受到</w:t>
      </w:r>
      <w:r w:rsidR="003C2431">
        <w:rPr>
          <w:rFonts w:hAnsi="宋体" w:hint="eastAsia"/>
          <w:sz w:val="28"/>
          <w:szCs w:val="28"/>
        </w:rPr>
        <w:t>第一</w:t>
      </w:r>
      <w:r w:rsidR="004C7EA1">
        <w:rPr>
          <w:rFonts w:hAnsi="宋体"/>
          <w:sz w:val="28"/>
          <w:szCs w:val="28"/>
        </w:rPr>
        <w:t>连杆</w:t>
      </w:r>
      <w:r w:rsidR="003C2431">
        <w:rPr>
          <w:rFonts w:hAnsi="宋体" w:hint="eastAsia"/>
          <w:sz w:val="28"/>
          <w:szCs w:val="28"/>
        </w:rPr>
        <w:t>7</w:t>
      </w:r>
      <w:r w:rsidR="004C7EA1">
        <w:rPr>
          <w:rFonts w:hAnsi="宋体"/>
          <w:sz w:val="28"/>
          <w:szCs w:val="28"/>
        </w:rPr>
        <w:t>作用向下运动，当达到最有利</w:t>
      </w:r>
      <w:r w:rsidR="004C7EA1">
        <w:rPr>
          <w:rFonts w:hAnsi="宋体"/>
          <w:sz w:val="28"/>
          <w:szCs w:val="28"/>
        </w:rPr>
        <w:lastRenderedPageBreak/>
        <w:t>的受力位置，即图示位置，</w:t>
      </w:r>
      <w:r w:rsidR="003C2431">
        <w:rPr>
          <w:rFonts w:hAnsi="宋体" w:hint="eastAsia"/>
          <w:sz w:val="28"/>
          <w:szCs w:val="28"/>
        </w:rPr>
        <w:t>第一</w:t>
      </w:r>
      <w:r w:rsidR="004C7EA1">
        <w:rPr>
          <w:rFonts w:hAnsi="宋体"/>
          <w:sz w:val="28"/>
          <w:szCs w:val="28"/>
        </w:rPr>
        <w:t>连杆</w:t>
      </w:r>
      <w:r w:rsidR="003C2431">
        <w:rPr>
          <w:rFonts w:hAnsi="宋体" w:hint="eastAsia"/>
          <w:sz w:val="28"/>
          <w:szCs w:val="28"/>
        </w:rPr>
        <w:t>7</w:t>
      </w:r>
      <w:r w:rsidR="004C7EA1">
        <w:rPr>
          <w:rFonts w:hAnsi="宋体"/>
          <w:sz w:val="28"/>
          <w:szCs w:val="28"/>
        </w:rPr>
        <w:t>被锁紧，此时</w:t>
      </w:r>
      <w:r w:rsidR="003C2431">
        <w:rPr>
          <w:rFonts w:hAnsi="宋体" w:hint="eastAsia"/>
          <w:sz w:val="28"/>
          <w:szCs w:val="28"/>
        </w:rPr>
        <w:t>移动</w:t>
      </w:r>
      <w:r w:rsidR="004C7EA1">
        <w:rPr>
          <w:rFonts w:hAnsi="宋体"/>
          <w:sz w:val="28"/>
          <w:szCs w:val="28"/>
        </w:rPr>
        <w:t>滑块</w:t>
      </w:r>
      <w:r w:rsidR="003C2431">
        <w:rPr>
          <w:rFonts w:hAnsi="宋体" w:hint="eastAsia"/>
          <w:sz w:val="28"/>
          <w:szCs w:val="28"/>
        </w:rPr>
        <w:t>6</w:t>
      </w:r>
      <w:r w:rsidR="004C7EA1">
        <w:rPr>
          <w:rFonts w:hAnsi="宋体" w:hint="eastAsia"/>
          <w:sz w:val="28"/>
          <w:szCs w:val="28"/>
        </w:rPr>
        <w:t>运动</w:t>
      </w:r>
      <w:r w:rsidR="003C2431">
        <w:rPr>
          <w:rFonts w:hAnsi="宋体" w:hint="eastAsia"/>
          <w:sz w:val="28"/>
          <w:szCs w:val="28"/>
        </w:rPr>
        <w:t>到</w:t>
      </w:r>
      <w:ins w:id="137" w:author="admin" w:date="2016-01-12T14:02:00Z">
        <w:r w:rsidR="00A52B40">
          <w:rPr>
            <w:rFonts w:hAnsi="宋体" w:hint="eastAsia"/>
            <w:sz w:val="28"/>
            <w:szCs w:val="28"/>
          </w:rPr>
          <w:t>第一滑动</w:t>
        </w:r>
        <w:r w:rsidR="00A52B40">
          <w:rPr>
            <w:rFonts w:hAnsi="宋体"/>
            <w:sz w:val="28"/>
            <w:szCs w:val="28"/>
          </w:rPr>
          <w:t>导轨</w:t>
        </w:r>
        <w:r w:rsidR="00A52B40">
          <w:rPr>
            <w:rFonts w:hAnsi="宋体" w:hint="eastAsia"/>
            <w:sz w:val="28"/>
            <w:szCs w:val="28"/>
          </w:rPr>
          <w:t>12</w:t>
        </w:r>
        <w:r w:rsidR="00A52B40">
          <w:rPr>
            <w:rFonts w:hAnsi="宋体" w:hint="eastAsia"/>
            <w:sz w:val="28"/>
            <w:szCs w:val="28"/>
          </w:rPr>
          <w:t>的</w:t>
        </w:r>
      </w:ins>
      <w:r w:rsidR="004C7EA1">
        <w:rPr>
          <w:rFonts w:hAnsi="宋体" w:hint="eastAsia"/>
          <w:sz w:val="28"/>
          <w:szCs w:val="28"/>
        </w:rPr>
        <w:t>最下端</w:t>
      </w:r>
      <w:r w:rsidR="004C7EA1">
        <w:rPr>
          <w:rFonts w:hAnsi="宋体"/>
          <w:sz w:val="28"/>
          <w:szCs w:val="28"/>
        </w:rPr>
        <w:t>，</w:t>
      </w:r>
      <w:ins w:id="138" w:author="admin" w:date="2016-01-12T14:02:00Z">
        <w:r w:rsidR="00A52B40">
          <w:rPr>
            <w:rFonts w:hAnsi="宋体" w:hint="eastAsia"/>
            <w:sz w:val="28"/>
            <w:szCs w:val="28"/>
          </w:rPr>
          <w:t>第二</w:t>
        </w:r>
      </w:ins>
      <w:r w:rsidR="004C7EA1">
        <w:rPr>
          <w:rFonts w:hAnsi="宋体"/>
          <w:sz w:val="28"/>
          <w:szCs w:val="28"/>
        </w:rPr>
        <w:t>弹簧</w:t>
      </w:r>
      <w:ins w:id="139" w:author="admin" w:date="2016-01-12T14:02:00Z">
        <w:r w:rsidR="00A52B40">
          <w:rPr>
            <w:rFonts w:hAnsi="宋体" w:hint="eastAsia"/>
            <w:sz w:val="28"/>
            <w:szCs w:val="28"/>
          </w:rPr>
          <w:t>2</w:t>
        </w:r>
      </w:ins>
      <w:r w:rsidR="004C7EA1">
        <w:rPr>
          <w:rFonts w:hAnsi="宋体"/>
          <w:sz w:val="28"/>
          <w:szCs w:val="28"/>
        </w:rPr>
        <w:t>拉伸，对手臂有向上的拉力，除此之外，</w:t>
      </w:r>
      <w:r w:rsidR="004C7EA1" w:rsidRPr="00A52B40">
        <w:rPr>
          <w:rFonts w:hAnsi="宋体"/>
          <w:sz w:val="28"/>
          <w:szCs w:val="28"/>
          <w:highlight w:val="yellow"/>
          <w:rPrChange w:id="140" w:author="admin" w:date="2016-01-12T14:02:00Z">
            <w:rPr>
              <w:rFonts w:hAnsi="宋体"/>
              <w:sz w:val="28"/>
              <w:szCs w:val="28"/>
            </w:rPr>
          </w:rPrChange>
        </w:rPr>
        <w:t>连杆</w:t>
      </w:r>
      <w:ins w:id="141" w:author="admin" w:date="2016-01-12T14:02:00Z">
        <w:r w:rsidR="00A52B40">
          <w:rPr>
            <w:rFonts w:hAnsi="宋体" w:hint="eastAsia"/>
            <w:sz w:val="28"/>
            <w:szCs w:val="28"/>
          </w:rPr>
          <w:t>(</w:t>
        </w:r>
        <w:r w:rsidR="00A52B40">
          <w:rPr>
            <w:rFonts w:hAnsi="宋体" w:hint="eastAsia"/>
            <w:sz w:val="28"/>
            <w:szCs w:val="28"/>
          </w:rPr>
          <w:t>明确第几连杆</w:t>
        </w:r>
        <w:r w:rsidR="00A52B40">
          <w:rPr>
            <w:rFonts w:hAnsi="宋体" w:hint="eastAsia"/>
            <w:sz w:val="28"/>
            <w:szCs w:val="28"/>
          </w:rPr>
          <w:t>)</w:t>
        </w:r>
      </w:ins>
      <w:r w:rsidR="004C7EA1">
        <w:rPr>
          <w:rFonts w:hAnsi="宋体"/>
          <w:sz w:val="28"/>
          <w:szCs w:val="28"/>
        </w:rPr>
        <w:t>对手臂也有一个向上的支撑，通过这样，将重物的重力转移到肩部与腰部共同支撑。第三部分为</w:t>
      </w:r>
      <w:r w:rsidR="004C7EA1" w:rsidRPr="0007065D">
        <w:rPr>
          <w:rFonts w:hAnsi="宋体" w:hint="eastAsia"/>
          <w:sz w:val="28"/>
          <w:szCs w:val="28"/>
        </w:rPr>
        <w:t>滑动锁紧装置</w:t>
      </w:r>
      <w:r w:rsidR="003C2431">
        <w:rPr>
          <w:rFonts w:hAnsi="宋体" w:hint="eastAsia"/>
          <w:sz w:val="28"/>
          <w:szCs w:val="28"/>
        </w:rPr>
        <w:t>5</w:t>
      </w:r>
      <w:r w:rsidR="004C7EA1">
        <w:rPr>
          <w:rFonts w:hAnsi="宋体" w:hint="eastAsia"/>
          <w:sz w:val="28"/>
          <w:szCs w:val="28"/>
        </w:rPr>
        <w:t>的滑槽内部呈锯齿状，当人抱起重物时，为了减少由于走路引起的不平稳性，在小臂</w:t>
      </w:r>
      <w:r w:rsidR="003C2431">
        <w:rPr>
          <w:rFonts w:hAnsi="宋体" w:hint="eastAsia"/>
          <w:sz w:val="28"/>
          <w:szCs w:val="28"/>
        </w:rPr>
        <w:t>16</w:t>
      </w:r>
      <w:r w:rsidR="004C7EA1">
        <w:rPr>
          <w:rFonts w:hAnsi="宋体" w:hint="eastAsia"/>
          <w:sz w:val="28"/>
          <w:szCs w:val="28"/>
        </w:rPr>
        <w:t>与大臂</w:t>
      </w:r>
      <w:r w:rsidR="003C2431">
        <w:rPr>
          <w:rFonts w:hAnsi="宋体" w:hint="eastAsia"/>
          <w:sz w:val="28"/>
          <w:szCs w:val="28"/>
        </w:rPr>
        <w:t>17</w:t>
      </w:r>
      <w:r w:rsidR="004C7EA1">
        <w:rPr>
          <w:rFonts w:hAnsi="宋体" w:hint="eastAsia"/>
          <w:sz w:val="28"/>
          <w:szCs w:val="28"/>
        </w:rPr>
        <w:t>之间加上一个</w:t>
      </w:r>
      <w:del w:id="142" w:author="admin" w:date="2016-01-12T14:02:00Z">
        <w:r w:rsidR="003C2431" w:rsidDel="00A52B40">
          <w:rPr>
            <w:rFonts w:hAnsi="宋体" w:hint="eastAsia"/>
            <w:sz w:val="28"/>
            <w:szCs w:val="28"/>
          </w:rPr>
          <w:delText>第四</w:delText>
        </w:r>
      </w:del>
      <w:del w:id="143" w:author="admin" w:date="2016-01-12T13:38:00Z">
        <w:r w:rsidR="004C7EA1" w:rsidDel="00E45BA8">
          <w:rPr>
            <w:rFonts w:hAnsi="宋体" w:hint="eastAsia"/>
            <w:sz w:val="28"/>
            <w:szCs w:val="28"/>
          </w:rPr>
          <w:delText>连杆</w:delText>
        </w:r>
        <w:r w:rsidR="003C2431" w:rsidDel="00E45BA8">
          <w:rPr>
            <w:rFonts w:hAnsi="宋体" w:hint="eastAsia"/>
            <w:sz w:val="28"/>
            <w:szCs w:val="28"/>
          </w:rPr>
          <w:delText>4</w:delText>
        </w:r>
      </w:del>
      <w:ins w:id="144" w:author="admin" w:date="2016-01-12T13:38:00Z">
        <w:r w:rsidR="00E45BA8">
          <w:rPr>
            <w:rFonts w:hAnsi="宋体" w:hint="eastAsia"/>
            <w:sz w:val="28"/>
            <w:szCs w:val="28"/>
          </w:rPr>
          <w:t>第四连杆</w:t>
        </w:r>
        <w:r w:rsidR="00E45BA8">
          <w:rPr>
            <w:rFonts w:hAnsi="宋体" w:hint="eastAsia"/>
            <w:sz w:val="28"/>
            <w:szCs w:val="28"/>
          </w:rPr>
          <w:t>10</w:t>
        </w:r>
      </w:ins>
      <w:r w:rsidR="004C7EA1">
        <w:rPr>
          <w:rFonts w:hAnsi="宋体" w:hint="eastAsia"/>
          <w:sz w:val="28"/>
          <w:szCs w:val="28"/>
        </w:rPr>
        <w:t>，</w:t>
      </w:r>
      <w:r w:rsidR="003C2431">
        <w:rPr>
          <w:rFonts w:hAnsi="宋体" w:hint="eastAsia"/>
          <w:sz w:val="28"/>
          <w:szCs w:val="28"/>
        </w:rPr>
        <w:t>第四</w:t>
      </w:r>
      <w:del w:id="145" w:author="admin" w:date="2016-01-12T13:38:00Z">
        <w:r w:rsidR="004C7EA1" w:rsidDel="00E45BA8">
          <w:rPr>
            <w:rFonts w:hAnsi="宋体"/>
            <w:sz w:val="28"/>
            <w:szCs w:val="28"/>
          </w:rPr>
          <w:delText>连杆</w:delText>
        </w:r>
        <w:r w:rsidR="003C2431" w:rsidDel="00E45BA8">
          <w:rPr>
            <w:rFonts w:hAnsi="宋体" w:hint="eastAsia"/>
            <w:sz w:val="28"/>
            <w:szCs w:val="28"/>
          </w:rPr>
          <w:delText>4</w:delText>
        </w:r>
      </w:del>
      <w:ins w:id="146" w:author="admin" w:date="2016-01-12T13:38:00Z">
        <w:r w:rsidR="00E45BA8">
          <w:rPr>
            <w:rFonts w:hAnsi="宋体"/>
            <w:sz w:val="28"/>
            <w:szCs w:val="28"/>
          </w:rPr>
          <w:t>连杆</w:t>
        </w:r>
        <w:r w:rsidR="00E45BA8">
          <w:rPr>
            <w:rFonts w:hAnsi="宋体"/>
            <w:sz w:val="28"/>
            <w:szCs w:val="28"/>
          </w:rPr>
          <w:t>10</w:t>
        </w:r>
      </w:ins>
      <w:r w:rsidR="004C7EA1">
        <w:rPr>
          <w:rFonts w:hAnsi="宋体"/>
          <w:sz w:val="28"/>
          <w:szCs w:val="28"/>
        </w:rPr>
        <w:t>一端固定在小臂</w:t>
      </w:r>
      <w:r w:rsidR="003C2431">
        <w:rPr>
          <w:rFonts w:hAnsi="宋体" w:hint="eastAsia"/>
          <w:sz w:val="28"/>
          <w:szCs w:val="28"/>
        </w:rPr>
        <w:t>16</w:t>
      </w:r>
      <w:r w:rsidR="004C7EA1">
        <w:rPr>
          <w:rFonts w:hAnsi="宋体"/>
          <w:sz w:val="28"/>
          <w:szCs w:val="28"/>
        </w:rPr>
        <w:t>上，另一端在固定在大臂</w:t>
      </w:r>
      <w:r w:rsidR="003C2431">
        <w:rPr>
          <w:rFonts w:hAnsi="宋体" w:hint="eastAsia"/>
          <w:sz w:val="28"/>
          <w:szCs w:val="28"/>
        </w:rPr>
        <w:t>17</w:t>
      </w:r>
      <w:r w:rsidR="004C7EA1">
        <w:rPr>
          <w:rFonts w:hAnsi="宋体"/>
          <w:sz w:val="28"/>
          <w:szCs w:val="28"/>
        </w:rPr>
        <w:t>上的</w:t>
      </w:r>
      <w:r w:rsidR="004C7EA1" w:rsidRPr="005809DA">
        <w:rPr>
          <w:rFonts w:hAnsi="宋体"/>
          <w:sz w:val="28"/>
          <w:szCs w:val="28"/>
          <w:highlight w:val="yellow"/>
          <w:rPrChange w:id="147" w:author="admin" w:date="2016-01-12T14:12:00Z">
            <w:rPr>
              <w:rFonts w:hAnsi="宋体"/>
              <w:sz w:val="28"/>
              <w:szCs w:val="28"/>
            </w:rPr>
          </w:rPrChange>
        </w:rPr>
        <w:t>滑槽</w:t>
      </w:r>
      <w:ins w:id="148" w:author="admin" w:date="2016-01-12T14:12:00Z">
        <w:r w:rsidR="005809DA">
          <w:rPr>
            <w:rFonts w:hAnsi="宋体" w:hint="eastAsia"/>
            <w:sz w:val="28"/>
            <w:szCs w:val="28"/>
          </w:rPr>
          <w:t>(</w:t>
        </w:r>
      </w:ins>
      <w:ins w:id="149" w:author="admin" w:date="2016-01-12T14:13:00Z">
        <w:r w:rsidR="005809DA">
          <w:rPr>
            <w:rFonts w:hAnsi="宋体" w:hint="eastAsia"/>
            <w:sz w:val="28"/>
            <w:szCs w:val="28"/>
          </w:rPr>
          <w:t>图中没出现过该部件</w:t>
        </w:r>
        <w:r w:rsidR="005809DA">
          <w:rPr>
            <w:rFonts w:hAnsi="宋体" w:hint="eastAsia"/>
            <w:sz w:val="28"/>
            <w:szCs w:val="28"/>
          </w:rPr>
          <w:t>)</w:t>
        </w:r>
      </w:ins>
      <w:r w:rsidR="004C7EA1">
        <w:rPr>
          <w:rFonts w:hAnsi="宋体"/>
          <w:sz w:val="28"/>
          <w:szCs w:val="28"/>
        </w:rPr>
        <w:t>内，人可以通过改变</w:t>
      </w:r>
      <w:r w:rsidR="003C2431">
        <w:rPr>
          <w:rFonts w:hAnsi="宋体" w:hint="eastAsia"/>
          <w:sz w:val="28"/>
          <w:szCs w:val="28"/>
        </w:rPr>
        <w:t>第四</w:t>
      </w:r>
      <w:r w:rsidR="004C7EA1">
        <w:rPr>
          <w:rFonts w:hAnsi="宋体"/>
          <w:sz w:val="28"/>
          <w:szCs w:val="28"/>
        </w:rPr>
        <w:t>连杆</w:t>
      </w:r>
      <w:ins w:id="150" w:author="admin" w:date="2016-01-12T14:03:00Z">
        <w:r w:rsidR="00A52B40">
          <w:rPr>
            <w:rFonts w:hAnsi="宋体" w:hint="eastAsia"/>
            <w:sz w:val="28"/>
            <w:szCs w:val="28"/>
          </w:rPr>
          <w:t>10</w:t>
        </w:r>
      </w:ins>
      <w:r w:rsidR="004C7EA1">
        <w:rPr>
          <w:rFonts w:hAnsi="宋体"/>
          <w:sz w:val="28"/>
          <w:szCs w:val="28"/>
        </w:rPr>
        <w:t>在</w:t>
      </w:r>
      <w:r w:rsidR="004C7EA1" w:rsidRPr="005809DA">
        <w:rPr>
          <w:rFonts w:hAnsi="宋体"/>
          <w:sz w:val="28"/>
          <w:szCs w:val="28"/>
          <w:highlight w:val="yellow"/>
          <w:rPrChange w:id="151" w:author="admin" w:date="2016-01-12T14:14:00Z">
            <w:rPr>
              <w:rFonts w:hAnsi="宋体"/>
              <w:sz w:val="28"/>
              <w:szCs w:val="28"/>
            </w:rPr>
          </w:rPrChange>
        </w:rPr>
        <w:t>滑槽</w:t>
      </w:r>
      <w:r w:rsidR="004C7EA1">
        <w:rPr>
          <w:rFonts w:hAnsi="宋体"/>
          <w:sz w:val="28"/>
          <w:szCs w:val="28"/>
        </w:rPr>
        <w:t>的位置来改变手臂的角度，</w:t>
      </w:r>
      <w:r w:rsidR="004C7EA1">
        <w:rPr>
          <w:rFonts w:hAnsi="宋体" w:hint="eastAsia"/>
          <w:sz w:val="28"/>
          <w:szCs w:val="28"/>
        </w:rPr>
        <w:t>同时也可以</w:t>
      </w:r>
      <w:r w:rsidR="004C7EA1" w:rsidRPr="00A52B40">
        <w:rPr>
          <w:rFonts w:hAnsi="宋体" w:hint="eastAsia"/>
          <w:sz w:val="28"/>
          <w:szCs w:val="28"/>
          <w:highlight w:val="yellow"/>
          <w:rPrChange w:id="152" w:author="admin" w:date="2016-01-12T14:03:00Z">
            <w:rPr>
              <w:rFonts w:hAnsi="宋体" w:hint="eastAsia"/>
              <w:sz w:val="28"/>
              <w:szCs w:val="28"/>
            </w:rPr>
          </w:rPrChange>
        </w:rPr>
        <w:t>调节装置</w:t>
      </w:r>
      <w:ins w:id="153" w:author="admin" w:date="2016-01-12T14:03:00Z">
        <w:r w:rsidR="00A52B40">
          <w:rPr>
            <w:rFonts w:hAnsi="宋体" w:hint="eastAsia"/>
            <w:sz w:val="28"/>
            <w:szCs w:val="28"/>
          </w:rPr>
          <w:t>(</w:t>
        </w:r>
        <w:r w:rsidR="00A52B40">
          <w:rPr>
            <w:rFonts w:hAnsi="宋体" w:hint="eastAsia"/>
            <w:sz w:val="28"/>
            <w:szCs w:val="28"/>
          </w:rPr>
          <w:t>整个装置，还是指哪个部分</w:t>
        </w:r>
        <w:r w:rsidR="00A52B40">
          <w:rPr>
            <w:rFonts w:hAnsi="宋体" w:hint="eastAsia"/>
            <w:sz w:val="28"/>
            <w:szCs w:val="28"/>
          </w:rPr>
          <w:t>)</w:t>
        </w:r>
      </w:ins>
      <w:r w:rsidR="004C7EA1" w:rsidRPr="0007065D">
        <w:rPr>
          <w:rFonts w:hAnsi="宋体" w:hint="eastAsia"/>
          <w:sz w:val="28"/>
          <w:szCs w:val="28"/>
        </w:rPr>
        <w:t>中</w:t>
      </w:r>
      <w:r w:rsidR="004C7EA1" w:rsidRPr="00A52B40">
        <w:rPr>
          <w:rFonts w:hAnsi="宋体" w:hint="eastAsia"/>
          <w:sz w:val="28"/>
          <w:szCs w:val="28"/>
          <w:highlight w:val="yellow"/>
          <w:rPrChange w:id="154" w:author="admin" w:date="2016-01-12T14:04:00Z">
            <w:rPr>
              <w:rFonts w:hAnsi="宋体" w:hint="eastAsia"/>
              <w:sz w:val="28"/>
              <w:szCs w:val="28"/>
            </w:rPr>
          </w:rPrChange>
        </w:rPr>
        <w:t>连杆</w:t>
      </w:r>
      <w:ins w:id="155" w:author="admin" w:date="2016-01-12T14:04:00Z">
        <w:r w:rsidR="00A52B40">
          <w:rPr>
            <w:rFonts w:hAnsi="宋体" w:hint="eastAsia"/>
            <w:sz w:val="28"/>
            <w:szCs w:val="28"/>
          </w:rPr>
          <w:t>（具体指哪个）</w:t>
        </w:r>
      </w:ins>
      <w:r w:rsidR="004C7EA1" w:rsidRPr="0007065D">
        <w:rPr>
          <w:rFonts w:hAnsi="宋体" w:hint="eastAsia"/>
          <w:sz w:val="28"/>
          <w:szCs w:val="28"/>
        </w:rPr>
        <w:t>等构</w:t>
      </w:r>
      <w:r w:rsidR="004C7EA1">
        <w:rPr>
          <w:rFonts w:hAnsi="宋体" w:hint="eastAsia"/>
          <w:sz w:val="28"/>
          <w:szCs w:val="28"/>
        </w:rPr>
        <w:t>件位置。</w:t>
      </w:r>
      <w:r w:rsidR="004C7EA1" w:rsidRPr="00A52B40">
        <w:rPr>
          <w:rFonts w:hAnsi="宋体" w:hint="eastAsia"/>
          <w:sz w:val="28"/>
          <w:szCs w:val="28"/>
          <w:highlight w:val="yellow"/>
          <w:rPrChange w:id="156" w:author="admin" w:date="2016-01-12T14:04:00Z">
            <w:rPr>
              <w:rFonts w:hAnsi="宋体" w:hint="eastAsia"/>
              <w:sz w:val="28"/>
              <w:szCs w:val="28"/>
            </w:rPr>
          </w:rPrChange>
        </w:rPr>
        <w:t>连杆机构</w:t>
      </w:r>
      <w:r w:rsidR="004C7EA1" w:rsidRPr="00E4779D">
        <w:rPr>
          <w:rFonts w:hAnsi="宋体" w:hint="eastAsia"/>
          <w:sz w:val="28"/>
          <w:szCs w:val="28"/>
        </w:rPr>
        <w:t>在人的大臂</w:t>
      </w:r>
      <w:r w:rsidR="004C7EA1">
        <w:rPr>
          <w:rFonts w:hAnsi="宋体" w:hint="eastAsia"/>
          <w:sz w:val="28"/>
          <w:szCs w:val="28"/>
        </w:rPr>
        <w:t>与躯干夹角约</w:t>
      </w:r>
      <w:r w:rsidR="004C7EA1">
        <w:rPr>
          <w:rFonts w:hAnsi="宋体" w:hint="eastAsia"/>
          <w:sz w:val="28"/>
          <w:szCs w:val="28"/>
        </w:rPr>
        <w:t>15</w:t>
      </w:r>
      <w:r w:rsidR="004C7EA1">
        <w:rPr>
          <w:rFonts w:hAnsi="宋体" w:hint="eastAsia"/>
          <w:sz w:val="28"/>
          <w:szCs w:val="28"/>
        </w:rPr>
        <w:t>°</w:t>
      </w:r>
      <w:r w:rsidR="004C7EA1" w:rsidRPr="00E4779D">
        <w:rPr>
          <w:rFonts w:hAnsi="宋体" w:hint="eastAsia"/>
          <w:sz w:val="28"/>
          <w:szCs w:val="28"/>
        </w:rPr>
        <w:t>，小臂与大臂夹角约</w:t>
      </w:r>
      <w:r w:rsidR="004C7EA1" w:rsidRPr="00E4779D">
        <w:rPr>
          <w:rFonts w:hAnsi="宋体" w:hint="eastAsia"/>
          <w:sz w:val="28"/>
          <w:szCs w:val="28"/>
        </w:rPr>
        <w:t>90</w:t>
      </w:r>
      <w:r w:rsidR="004C7EA1" w:rsidRPr="00E4779D">
        <w:rPr>
          <w:rFonts w:hAnsi="宋体" w:hint="eastAsia"/>
          <w:sz w:val="28"/>
          <w:szCs w:val="28"/>
        </w:rPr>
        <w:t>°时达到自身死点位置</w:t>
      </w:r>
      <w:r w:rsidR="004C7EA1" w:rsidRPr="0007065D">
        <w:rPr>
          <w:rFonts w:hAnsi="宋体" w:hint="eastAsia"/>
          <w:sz w:val="28"/>
          <w:szCs w:val="28"/>
        </w:rPr>
        <w:t>，可以承受较大压力。</w:t>
      </w:r>
      <w:r w:rsidR="004C7EA1" w:rsidRPr="0007065D">
        <w:rPr>
          <w:rFonts w:hAnsi="宋体"/>
          <w:sz w:val="28"/>
          <w:szCs w:val="28"/>
        </w:rPr>
        <w:t>本发明结构合理</w:t>
      </w:r>
      <w:r w:rsidR="004C7EA1" w:rsidRPr="0007065D">
        <w:rPr>
          <w:rFonts w:hAnsi="宋体" w:hint="eastAsia"/>
          <w:sz w:val="28"/>
          <w:szCs w:val="28"/>
        </w:rPr>
        <w:t>，</w:t>
      </w:r>
      <w:r w:rsidR="004C7EA1" w:rsidRPr="0007065D">
        <w:rPr>
          <w:rFonts w:hAnsi="宋体"/>
          <w:sz w:val="28"/>
          <w:szCs w:val="28"/>
        </w:rPr>
        <w:t>装置提供多个自由度</w:t>
      </w:r>
      <w:r w:rsidR="004C7EA1" w:rsidRPr="0007065D">
        <w:rPr>
          <w:rFonts w:hAnsi="宋体" w:hint="eastAsia"/>
          <w:sz w:val="28"/>
          <w:szCs w:val="28"/>
        </w:rPr>
        <w:t>，</w:t>
      </w:r>
      <w:r w:rsidR="004C7EA1">
        <w:rPr>
          <w:rFonts w:hAnsi="宋体" w:hint="eastAsia"/>
          <w:sz w:val="28"/>
          <w:szCs w:val="28"/>
        </w:rPr>
        <w:t>在辅助搬运重物的</w:t>
      </w:r>
      <w:r w:rsidR="004C7EA1" w:rsidRPr="0007065D">
        <w:rPr>
          <w:rFonts w:hAnsi="宋体" w:hint="eastAsia"/>
          <w:sz w:val="28"/>
          <w:szCs w:val="28"/>
        </w:rPr>
        <w:t>同时，保证了人活动的自由。</w:t>
      </w:r>
    </w:p>
    <w:p w:rsidR="00A8747D" w:rsidRPr="008D620A" w:rsidRDefault="009862FF" w:rsidP="009862FF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9862FF">
        <w:rPr>
          <w:rFonts w:hAnsi="宋体" w:hint="eastAsia"/>
          <w:sz w:val="28"/>
          <w:szCs w:val="28"/>
        </w:rPr>
        <w:t>起身过程中，</w:t>
      </w:r>
      <w:r w:rsidR="00A8747D">
        <w:rPr>
          <w:rFonts w:hAnsi="宋体" w:hint="eastAsia"/>
          <w:sz w:val="28"/>
          <w:szCs w:val="28"/>
        </w:rPr>
        <w:t>小</w:t>
      </w:r>
      <w:r w:rsidRPr="009862FF">
        <w:rPr>
          <w:rFonts w:hAnsi="宋体" w:hint="eastAsia"/>
          <w:sz w:val="28"/>
          <w:szCs w:val="28"/>
        </w:rPr>
        <w:t>臂</w:t>
      </w:r>
      <w:r w:rsidR="003C2431">
        <w:rPr>
          <w:rFonts w:hAnsi="宋体" w:hint="eastAsia"/>
          <w:sz w:val="28"/>
          <w:szCs w:val="28"/>
        </w:rPr>
        <w:t>16</w:t>
      </w:r>
      <w:r w:rsidR="00A8747D">
        <w:rPr>
          <w:rFonts w:hAnsi="宋体" w:hint="eastAsia"/>
          <w:sz w:val="28"/>
          <w:szCs w:val="28"/>
        </w:rPr>
        <w:t>向上</w:t>
      </w:r>
      <w:r w:rsidRPr="009862FF">
        <w:rPr>
          <w:rFonts w:hAnsi="宋体" w:hint="eastAsia"/>
          <w:sz w:val="28"/>
          <w:szCs w:val="28"/>
        </w:rPr>
        <w:t>弯曲，使滑动锁紧装置</w:t>
      </w:r>
      <w:r w:rsidR="003C2431">
        <w:rPr>
          <w:rFonts w:hAnsi="宋体" w:hint="eastAsia"/>
          <w:sz w:val="28"/>
          <w:szCs w:val="28"/>
        </w:rPr>
        <w:t>5</w:t>
      </w:r>
      <w:r w:rsidRPr="009862FF">
        <w:rPr>
          <w:rFonts w:hAnsi="宋体" w:hint="eastAsia"/>
          <w:sz w:val="28"/>
          <w:szCs w:val="28"/>
        </w:rPr>
        <w:t>中的滑块因大</w:t>
      </w:r>
      <w:r w:rsidR="003C2431">
        <w:rPr>
          <w:rFonts w:hAnsi="宋体" w:hint="eastAsia"/>
          <w:sz w:val="28"/>
          <w:szCs w:val="28"/>
        </w:rPr>
        <w:t>臂</w:t>
      </w:r>
      <w:r w:rsidR="003C2431">
        <w:rPr>
          <w:rFonts w:hAnsi="宋体" w:hint="eastAsia"/>
          <w:sz w:val="28"/>
          <w:szCs w:val="28"/>
        </w:rPr>
        <w:t>17</w:t>
      </w:r>
      <w:r w:rsidR="00A8747D">
        <w:rPr>
          <w:rFonts w:hAnsi="宋体" w:hint="eastAsia"/>
          <w:sz w:val="28"/>
          <w:szCs w:val="28"/>
        </w:rPr>
        <w:t>、</w:t>
      </w:r>
      <w:r w:rsidRPr="009862FF">
        <w:rPr>
          <w:rFonts w:hAnsi="宋体" w:hint="eastAsia"/>
          <w:sz w:val="28"/>
          <w:szCs w:val="28"/>
        </w:rPr>
        <w:t>小臂</w:t>
      </w:r>
      <w:r w:rsidR="003C2431">
        <w:rPr>
          <w:rFonts w:hAnsi="宋体" w:hint="eastAsia"/>
          <w:sz w:val="28"/>
          <w:szCs w:val="28"/>
        </w:rPr>
        <w:t>16</w:t>
      </w:r>
      <w:r w:rsidRPr="009862FF">
        <w:rPr>
          <w:rFonts w:hAnsi="宋体" w:hint="eastAsia"/>
          <w:sz w:val="28"/>
          <w:szCs w:val="28"/>
        </w:rPr>
        <w:t>夹角变小向上滑动，到达</w:t>
      </w:r>
      <w:r w:rsidR="002D46D1">
        <w:rPr>
          <w:rFonts w:hAnsi="宋体" w:hint="eastAsia"/>
          <w:sz w:val="28"/>
          <w:szCs w:val="28"/>
        </w:rPr>
        <w:t>任一</w:t>
      </w:r>
      <w:r w:rsidRPr="009862FF">
        <w:rPr>
          <w:rFonts w:hAnsi="宋体" w:hint="eastAsia"/>
          <w:sz w:val="28"/>
          <w:szCs w:val="28"/>
        </w:rPr>
        <w:t>位置锁紧（具体结构和工作原理见图</w:t>
      </w:r>
      <w:r w:rsidRPr="009862FF">
        <w:rPr>
          <w:rFonts w:hAnsi="宋体" w:hint="eastAsia"/>
          <w:sz w:val="28"/>
          <w:szCs w:val="28"/>
        </w:rPr>
        <w:t>2</w:t>
      </w:r>
      <w:r w:rsidRPr="009862FF">
        <w:rPr>
          <w:rFonts w:hAnsi="宋体" w:hint="eastAsia"/>
          <w:sz w:val="28"/>
          <w:szCs w:val="28"/>
        </w:rPr>
        <w:t>），此时大</w:t>
      </w:r>
      <w:r w:rsidR="003C2431">
        <w:rPr>
          <w:rFonts w:hAnsi="宋体" w:hint="eastAsia"/>
          <w:sz w:val="28"/>
          <w:szCs w:val="28"/>
        </w:rPr>
        <w:t>臂</w:t>
      </w:r>
      <w:r w:rsidR="003C2431">
        <w:rPr>
          <w:rFonts w:hAnsi="宋体" w:hint="eastAsia"/>
          <w:sz w:val="28"/>
          <w:szCs w:val="28"/>
        </w:rPr>
        <w:t>17</w:t>
      </w:r>
      <w:r w:rsidR="00501F09">
        <w:rPr>
          <w:rFonts w:hAnsi="宋体" w:hint="eastAsia"/>
          <w:sz w:val="28"/>
          <w:szCs w:val="28"/>
        </w:rPr>
        <w:t>、</w:t>
      </w:r>
      <w:r w:rsidRPr="009862FF">
        <w:rPr>
          <w:rFonts w:hAnsi="宋体" w:hint="eastAsia"/>
          <w:sz w:val="28"/>
          <w:szCs w:val="28"/>
        </w:rPr>
        <w:t>小</w:t>
      </w:r>
      <w:r w:rsidR="00501F09">
        <w:rPr>
          <w:rFonts w:hAnsi="宋体" w:hint="eastAsia"/>
          <w:sz w:val="28"/>
          <w:szCs w:val="28"/>
        </w:rPr>
        <w:t>臂</w:t>
      </w:r>
      <w:r w:rsidR="003C2431">
        <w:rPr>
          <w:rFonts w:hAnsi="宋体" w:hint="eastAsia"/>
          <w:sz w:val="28"/>
          <w:szCs w:val="28"/>
        </w:rPr>
        <w:t>16</w:t>
      </w:r>
      <w:r w:rsidR="00501F09">
        <w:rPr>
          <w:rFonts w:hAnsi="宋体" w:hint="eastAsia"/>
          <w:sz w:val="28"/>
          <w:szCs w:val="28"/>
        </w:rPr>
        <w:t>角度固定，即</w:t>
      </w:r>
      <w:r w:rsidR="004C7EA1">
        <w:rPr>
          <w:rFonts w:hAnsi="宋体" w:hint="eastAsia"/>
          <w:sz w:val="28"/>
          <w:szCs w:val="28"/>
        </w:rPr>
        <w:t>第二滑动导轨</w:t>
      </w:r>
      <w:r w:rsidR="003C2431">
        <w:rPr>
          <w:rFonts w:hAnsi="宋体" w:hint="eastAsia"/>
          <w:sz w:val="28"/>
          <w:szCs w:val="28"/>
        </w:rPr>
        <w:t>13</w:t>
      </w:r>
      <w:r w:rsidRPr="009862FF">
        <w:rPr>
          <w:rFonts w:hAnsi="宋体" w:hint="eastAsia"/>
          <w:sz w:val="28"/>
          <w:szCs w:val="28"/>
        </w:rPr>
        <w:t>和</w:t>
      </w:r>
      <w:r w:rsidR="003C2431">
        <w:rPr>
          <w:rFonts w:hAnsi="宋体" w:hint="eastAsia"/>
          <w:sz w:val="28"/>
          <w:szCs w:val="28"/>
        </w:rPr>
        <w:t>第三</w:t>
      </w:r>
      <w:r w:rsidRPr="009862FF">
        <w:rPr>
          <w:rFonts w:hAnsi="宋体" w:hint="eastAsia"/>
          <w:sz w:val="28"/>
          <w:szCs w:val="28"/>
        </w:rPr>
        <w:t>滑动</w:t>
      </w:r>
      <w:ins w:id="157" w:author="admin" w:date="2016-01-12T14:04:00Z">
        <w:r w:rsidR="005809DA">
          <w:rPr>
            <w:rFonts w:hAnsi="宋体" w:hint="eastAsia"/>
            <w:sz w:val="28"/>
            <w:szCs w:val="28"/>
          </w:rPr>
          <w:t>导轨</w:t>
        </w:r>
      </w:ins>
      <w:del w:id="158" w:author="admin" w:date="2016-01-12T14:04:00Z">
        <w:r w:rsidRPr="009862FF" w:rsidDel="005809DA">
          <w:rPr>
            <w:rFonts w:hAnsi="宋体" w:hint="eastAsia"/>
            <w:sz w:val="28"/>
            <w:szCs w:val="28"/>
          </w:rPr>
          <w:delText>轨道</w:delText>
        </w:r>
      </w:del>
      <w:r w:rsidR="003C2431">
        <w:rPr>
          <w:rFonts w:hAnsi="宋体" w:hint="eastAsia"/>
          <w:sz w:val="28"/>
          <w:szCs w:val="28"/>
        </w:rPr>
        <w:t>14</w:t>
      </w:r>
      <w:r w:rsidRPr="009862FF">
        <w:rPr>
          <w:rFonts w:hAnsi="宋体" w:hint="eastAsia"/>
          <w:sz w:val="28"/>
          <w:szCs w:val="28"/>
        </w:rPr>
        <w:t>的夹角</w:t>
      </w:r>
      <w:r w:rsidR="00501F09">
        <w:rPr>
          <w:rFonts w:hAnsi="宋体" w:hint="eastAsia"/>
          <w:sz w:val="28"/>
          <w:szCs w:val="28"/>
        </w:rPr>
        <w:t>固定</w:t>
      </w:r>
      <w:r w:rsidRPr="009862FF">
        <w:rPr>
          <w:rFonts w:hAnsi="宋体" w:hint="eastAsia"/>
          <w:sz w:val="28"/>
          <w:szCs w:val="28"/>
        </w:rPr>
        <w:t>，</w:t>
      </w:r>
      <w:r w:rsidR="003C2431">
        <w:rPr>
          <w:rFonts w:hAnsi="宋体" w:hint="eastAsia"/>
          <w:sz w:val="28"/>
          <w:szCs w:val="28"/>
        </w:rPr>
        <w:t>第四</w:t>
      </w:r>
      <w:r w:rsidR="00A8747D">
        <w:rPr>
          <w:rFonts w:hAnsi="宋体" w:hint="eastAsia"/>
          <w:sz w:val="28"/>
          <w:szCs w:val="28"/>
        </w:rPr>
        <w:t>连杆</w:t>
      </w:r>
      <w:r w:rsidR="003C2431">
        <w:rPr>
          <w:rFonts w:hAnsi="宋体" w:hint="eastAsia"/>
          <w:sz w:val="28"/>
          <w:szCs w:val="28"/>
        </w:rPr>
        <w:t>10</w:t>
      </w:r>
      <w:r w:rsidR="00A8747D">
        <w:rPr>
          <w:rFonts w:hAnsi="宋体" w:hint="eastAsia"/>
          <w:sz w:val="28"/>
          <w:szCs w:val="28"/>
        </w:rPr>
        <w:t>、</w:t>
      </w:r>
      <w:r w:rsidR="004C7EA1">
        <w:rPr>
          <w:rFonts w:hAnsi="宋体" w:hint="eastAsia"/>
          <w:sz w:val="28"/>
          <w:szCs w:val="28"/>
        </w:rPr>
        <w:t>第一弹簧</w:t>
      </w:r>
      <w:r w:rsidR="003C2431">
        <w:rPr>
          <w:rFonts w:hAnsi="宋体" w:hint="eastAsia"/>
          <w:sz w:val="28"/>
          <w:szCs w:val="28"/>
        </w:rPr>
        <w:t>1</w:t>
      </w:r>
      <w:r w:rsidR="00A8747D">
        <w:rPr>
          <w:rFonts w:hAnsi="宋体" w:hint="eastAsia"/>
          <w:sz w:val="28"/>
          <w:szCs w:val="28"/>
        </w:rPr>
        <w:t>、</w:t>
      </w:r>
      <w:r w:rsidR="004C7EA1">
        <w:rPr>
          <w:rFonts w:hAnsi="宋体" w:hint="eastAsia"/>
          <w:sz w:val="28"/>
          <w:szCs w:val="28"/>
        </w:rPr>
        <w:t>第二弹簧</w:t>
      </w:r>
      <w:r w:rsidR="003C2431">
        <w:rPr>
          <w:rFonts w:hAnsi="宋体" w:hint="eastAsia"/>
          <w:sz w:val="28"/>
          <w:szCs w:val="28"/>
        </w:rPr>
        <w:t>2</w:t>
      </w:r>
      <w:r w:rsidR="00A8747D">
        <w:rPr>
          <w:rFonts w:hAnsi="宋体" w:hint="eastAsia"/>
          <w:sz w:val="28"/>
          <w:szCs w:val="28"/>
        </w:rPr>
        <w:t>共同承担手臂上的重物</w:t>
      </w:r>
      <w:r w:rsidRPr="009862FF">
        <w:rPr>
          <w:rFonts w:hAnsi="宋体" w:hint="eastAsia"/>
          <w:sz w:val="28"/>
          <w:szCs w:val="28"/>
        </w:rPr>
        <w:t>。</w:t>
      </w:r>
      <w:r w:rsidR="008D620A">
        <w:rPr>
          <w:rFonts w:hAnsi="宋体" w:hint="eastAsia"/>
          <w:sz w:val="28"/>
          <w:szCs w:val="28"/>
        </w:rPr>
        <w:t>同时，</w:t>
      </w:r>
      <w:r w:rsidR="004C7EA1">
        <w:rPr>
          <w:rFonts w:hAnsi="宋体" w:hint="eastAsia"/>
          <w:sz w:val="28"/>
          <w:szCs w:val="28"/>
        </w:rPr>
        <w:t>第二弹簧</w:t>
      </w:r>
      <w:r w:rsidR="008D620A" w:rsidRPr="009862FF">
        <w:rPr>
          <w:rFonts w:hAnsi="宋体" w:hint="eastAsia"/>
          <w:sz w:val="28"/>
          <w:szCs w:val="28"/>
        </w:rPr>
        <w:t>和</w:t>
      </w:r>
      <w:r w:rsidR="009F3800">
        <w:rPr>
          <w:rFonts w:hAnsi="宋体" w:hint="eastAsia"/>
          <w:sz w:val="28"/>
          <w:szCs w:val="28"/>
        </w:rPr>
        <w:t>弹性皮带</w:t>
      </w:r>
      <w:r w:rsidR="003C2431">
        <w:rPr>
          <w:rFonts w:hAnsi="宋体" w:hint="eastAsia"/>
          <w:sz w:val="28"/>
          <w:szCs w:val="28"/>
        </w:rPr>
        <w:t>4</w:t>
      </w:r>
      <w:r w:rsidR="008D620A" w:rsidRPr="009862FF">
        <w:rPr>
          <w:rFonts w:hAnsi="宋体" w:hint="eastAsia"/>
          <w:sz w:val="28"/>
          <w:szCs w:val="28"/>
        </w:rPr>
        <w:t>通过肩上支撑架</w:t>
      </w:r>
      <w:r w:rsidR="003C2431">
        <w:rPr>
          <w:rFonts w:hAnsi="宋体" w:hint="eastAsia"/>
          <w:sz w:val="28"/>
          <w:szCs w:val="28"/>
        </w:rPr>
        <w:t>3</w:t>
      </w:r>
      <w:r w:rsidR="008D620A" w:rsidRPr="009862FF">
        <w:rPr>
          <w:rFonts w:hAnsi="宋体" w:hint="eastAsia"/>
          <w:sz w:val="28"/>
          <w:szCs w:val="28"/>
        </w:rPr>
        <w:t>连接，弯腰时为二者蓄力，</w:t>
      </w:r>
      <w:r w:rsidR="008D620A">
        <w:rPr>
          <w:rFonts w:hAnsi="宋体" w:hint="eastAsia"/>
          <w:sz w:val="28"/>
          <w:szCs w:val="28"/>
        </w:rPr>
        <w:t>在起身过程中</w:t>
      </w:r>
      <w:r w:rsidR="008D620A" w:rsidRPr="009862FF">
        <w:rPr>
          <w:rFonts w:hAnsi="宋体" w:hint="eastAsia"/>
          <w:sz w:val="28"/>
          <w:szCs w:val="28"/>
        </w:rPr>
        <w:t>释放</w:t>
      </w:r>
      <w:r w:rsidR="008D620A">
        <w:rPr>
          <w:rFonts w:hAnsi="宋体" w:hint="eastAsia"/>
          <w:sz w:val="28"/>
          <w:szCs w:val="28"/>
        </w:rPr>
        <w:t>弹簧变性能</w:t>
      </w:r>
      <w:r w:rsidR="008D620A" w:rsidRPr="009862FF">
        <w:rPr>
          <w:rFonts w:hAnsi="宋体" w:hint="eastAsia"/>
          <w:sz w:val="28"/>
          <w:szCs w:val="28"/>
        </w:rPr>
        <w:t>达到省力的效果</w:t>
      </w:r>
      <w:r w:rsidR="008D620A">
        <w:rPr>
          <w:rFonts w:hAnsi="宋体" w:hint="eastAsia"/>
          <w:sz w:val="28"/>
          <w:szCs w:val="28"/>
        </w:rPr>
        <w:t>；起身后，</w:t>
      </w:r>
      <w:r w:rsidR="009F3800">
        <w:rPr>
          <w:rFonts w:hAnsi="宋体" w:hint="eastAsia"/>
          <w:sz w:val="28"/>
          <w:szCs w:val="28"/>
        </w:rPr>
        <w:t>弹性皮带</w:t>
      </w:r>
      <w:r w:rsidR="003C2431">
        <w:rPr>
          <w:rFonts w:hAnsi="宋体" w:hint="eastAsia"/>
          <w:sz w:val="28"/>
          <w:szCs w:val="28"/>
        </w:rPr>
        <w:t>4</w:t>
      </w:r>
      <w:r w:rsidR="009F3800">
        <w:rPr>
          <w:rFonts w:hAnsi="宋体" w:hint="eastAsia"/>
          <w:sz w:val="28"/>
          <w:szCs w:val="28"/>
        </w:rPr>
        <w:t>将</w:t>
      </w:r>
      <w:r w:rsidR="0058687A" w:rsidRPr="00E83FD8">
        <w:rPr>
          <w:rFonts w:hAnsi="宋体" w:hint="eastAsia"/>
          <w:sz w:val="28"/>
          <w:szCs w:val="28"/>
        </w:rPr>
        <w:t>移动滑块</w:t>
      </w:r>
      <w:r w:rsidR="003C2431">
        <w:rPr>
          <w:rFonts w:hAnsi="宋体" w:hint="eastAsia"/>
          <w:sz w:val="28"/>
          <w:szCs w:val="28"/>
        </w:rPr>
        <w:t>6</w:t>
      </w:r>
      <w:r w:rsidR="0058687A">
        <w:rPr>
          <w:rFonts w:hAnsi="宋体" w:hint="eastAsia"/>
          <w:sz w:val="28"/>
          <w:szCs w:val="28"/>
        </w:rPr>
        <w:t>的位移</w:t>
      </w:r>
      <w:r w:rsidR="008D620A">
        <w:rPr>
          <w:rFonts w:hAnsi="宋体" w:hint="eastAsia"/>
          <w:sz w:val="28"/>
          <w:szCs w:val="28"/>
        </w:rPr>
        <w:t>传递到</w:t>
      </w:r>
      <w:r w:rsidR="004C7EA1">
        <w:rPr>
          <w:rFonts w:hAnsi="宋体" w:hint="eastAsia"/>
          <w:sz w:val="28"/>
          <w:szCs w:val="28"/>
        </w:rPr>
        <w:t>第二弹簧</w:t>
      </w:r>
      <w:r w:rsidR="003C2431">
        <w:rPr>
          <w:rFonts w:hAnsi="宋体" w:hint="eastAsia"/>
          <w:sz w:val="28"/>
          <w:szCs w:val="28"/>
        </w:rPr>
        <w:t>2</w:t>
      </w:r>
      <w:r w:rsidR="008D620A">
        <w:rPr>
          <w:rFonts w:hAnsi="宋体" w:hint="eastAsia"/>
          <w:sz w:val="28"/>
          <w:szCs w:val="28"/>
        </w:rPr>
        <w:t>。</w:t>
      </w:r>
    </w:p>
    <w:p w:rsidR="009862FF" w:rsidRPr="009862FF" w:rsidRDefault="009862FF" w:rsidP="009862FF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9862FF">
        <w:rPr>
          <w:rFonts w:hAnsi="宋体" w:hint="eastAsia"/>
          <w:sz w:val="28"/>
          <w:szCs w:val="28"/>
        </w:rPr>
        <w:t>在起身弯臂这一过程中，小臂</w:t>
      </w:r>
      <w:r w:rsidR="003C2431">
        <w:rPr>
          <w:rFonts w:hAnsi="宋体" w:hint="eastAsia"/>
          <w:sz w:val="28"/>
          <w:szCs w:val="28"/>
        </w:rPr>
        <w:t>16</w:t>
      </w:r>
      <w:r w:rsidRPr="009862FF">
        <w:rPr>
          <w:rFonts w:hAnsi="宋体" w:hint="eastAsia"/>
          <w:sz w:val="28"/>
          <w:szCs w:val="28"/>
        </w:rPr>
        <w:t>带动</w:t>
      </w:r>
      <w:r w:rsidR="004C7EA1">
        <w:rPr>
          <w:rFonts w:hAnsi="宋体" w:hint="eastAsia"/>
          <w:sz w:val="28"/>
          <w:szCs w:val="28"/>
        </w:rPr>
        <w:t>第三连杆</w:t>
      </w:r>
      <w:r w:rsidR="003C2431">
        <w:rPr>
          <w:rFonts w:hAnsi="宋体" w:hint="eastAsia"/>
          <w:sz w:val="28"/>
          <w:szCs w:val="28"/>
        </w:rPr>
        <w:t>9</w:t>
      </w:r>
      <w:r w:rsidRPr="009862FF">
        <w:rPr>
          <w:rFonts w:hAnsi="宋体" w:hint="eastAsia"/>
          <w:sz w:val="28"/>
          <w:szCs w:val="28"/>
        </w:rPr>
        <w:t>转动，当大臂</w:t>
      </w:r>
      <w:r w:rsidR="003C2431">
        <w:rPr>
          <w:rFonts w:hAnsi="宋体" w:hint="eastAsia"/>
          <w:sz w:val="28"/>
          <w:szCs w:val="28"/>
        </w:rPr>
        <w:t>17</w:t>
      </w:r>
      <w:r w:rsidRPr="009862FF">
        <w:rPr>
          <w:rFonts w:hAnsi="宋体" w:hint="eastAsia"/>
          <w:sz w:val="28"/>
          <w:szCs w:val="28"/>
        </w:rPr>
        <w:t>上的滑动锁紧装置</w:t>
      </w:r>
      <w:r w:rsidR="003C2431">
        <w:rPr>
          <w:rFonts w:hAnsi="宋体" w:hint="eastAsia"/>
          <w:sz w:val="28"/>
          <w:szCs w:val="28"/>
        </w:rPr>
        <w:t>5</w:t>
      </w:r>
      <w:r w:rsidR="002D46D1">
        <w:rPr>
          <w:rFonts w:hAnsi="宋体" w:hint="eastAsia"/>
          <w:sz w:val="28"/>
          <w:szCs w:val="28"/>
        </w:rPr>
        <w:t>在一个特定的位置</w:t>
      </w:r>
      <w:r w:rsidRPr="009862FF">
        <w:rPr>
          <w:rFonts w:hAnsi="宋体" w:hint="eastAsia"/>
          <w:sz w:val="28"/>
          <w:szCs w:val="28"/>
        </w:rPr>
        <w:t>锁定时，</w:t>
      </w:r>
      <w:r w:rsidR="004C7EA1">
        <w:rPr>
          <w:rFonts w:hAnsi="宋体" w:hint="eastAsia"/>
          <w:sz w:val="28"/>
          <w:szCs w:val="28"/>
        </w:rPr>
        <w:t>第二连杆</w:t>
      </w:r>
      <w:r w:rsidR="003C2431">
        <w:rPr>
          <w:rFonts w:hAnsi="宋体" w:hint="eastAsia"/>
          <w:sz w:val="28"/>
          <w:szCs w:val="28"/>
        </w:rPr>
        <w:t>8</w:t>
      </w:r>
      <w:r w:rsidRPr="009862FF">
        <w:rPr>
          <w:rFonts w:hAnsi="宋体" w:hint="eastAsia"/>
          <w:sz w:val="28"/>
          <w:szCs w:val="28"/>
        </w:rPr>
        <w:t>和</w:t>
      </w:r>
      <w:r w:rsidR="004C7EA1">
        <w:rPr>
          <w:rFonts w:hAnsi="宋体" w:hint="eastAsia"/>
          <w:sz w:val="28"/>
          <w:szCs w:val="28"/>
        </w:rPr>
        <w:t>第三连杆</w:t>
      </w:r>
      <w:r w:rsidR="003C2431">
        <w:rPr>
          <w:rFonts w:hAnsi="宋体" w:hint="eastAsia"/>
          <w:sz w:val="28"/>
          <w:szCs w:val="28"/>
        </w:rPr>
        <w:t>9</w:t>
      </w:r>
      <w:r w:rsidRPr="009862FF">
        <w:rPr>
          <w:rFonts w:hAnsi="宋体" w:hint="eastAsia"/>
          <w:sz w:val="28"/>
          <w:szCs w:val="28"/>
        </w:rPr>
        <w:t>共线（传动角为</w:t>
      </w:r>
      <w:r w:rsidRPr="009862FF">
        <w:rPr>
          <w:rFonts w:hAnsi="宋体" w:hint="eastAsia"/>
          <w:sz w:val="28"/>
          <w:szCs w:val="28"/>
        </w:rPr>
        <w:t>0</w:t>
      </w:r>
      <w:r w:rsidRPr="009862FF">
        <w:rPr>
          <w:rFonts w:hAnsi="宋体" w:hint="eastAsia"/>
          <w:sz w:val="28"/>
          <w:szCs w:val="28"/>
        </w:rPr>
        <w:t>°），到达死点位置，</w:t>
      </w:r>
      <w:r w:rsidR="0058687A">
        <w:rPr>
          <w:rFonts w:hAnsi="宋体" w:hint="eastAsia"/>
          <w:sz w:val="28"/>
          <w:szCs w:val="28"/>
        </w:rPr>
        <w:t>在这个位置是锁定连杆，</w:t>
      </w:r>
      <w:r w:rsidRPr="009862FF">
        <w:rPr>
          <w:rFonts w:hAnsi="宋体" w:hint="eastAsia"/>
          <w:sz w:val="28"/>
          <w:szCs w:val="28"/>
        </w:rPr>
        <w:t>同时</w:t>
      </w:r>
      <w:r w:rsidR="004C7EA1">
        <w:rPr>
          <w:rFonts w:hAnsi="宋体" w:hint="eastAsia"/>
          <w:sz w:val="28"/>
          <w:szCs w:val="28"/>
        </w:rPr>
        <w:t>第一连杆</w:t>
      </w:r>
      <w:r w:rsidR="003C2431">
        <w:rPr>
          <w:rFonts w:hAnsi="宋体" w:hint="eastAsia"/>
          <w:sz w:val="28"/>
          <w:szCs w:val="28"/>
        </w:rPr>
        <w:t>7</w:t>
      </w:r>
      <w:r w:rsidR="002D46D1">
        <w:rPr>
          <w:rFonts w:hAnsi="宋体" w:hint="eastAsia"/>
          <w:sz w:val="28"/>
          <w:szCs w:val="28"/>
        </w:rPr>
        <w:t>带动移动滑块</w:t>
      </w:r>
      <w:r w:rsidR="003C2431">
        <w:rPr>
          <w:rFonts w:hAnsi="宋体" w:hint="eastAsia"/>
          <w:sz w:val="28"/>
          <w:szCs w:val="28"/>
        </w:rPr>
        <w:t>6</w:t>
      </w:r>
      <w:r w:rsidR="002D46D1">
        <w:rPr>
          <w:rFonts w:hAnsi="宋体" w:hint="eastAsia"/>
          <w:sz w:val="28"/>
          <w:szCs w:val="28"/>
        </w:rPr>
        <w:t>运动</w:t>
      </w:r>
      <w:r w:rsidR="0058687A">
        <w:rPr>
          <w:rFonts w:hAnsi="宋体" w:hint="eastAsia"/>
          <w:sz w:val="28"/>
          <w:szCs w:val="28"/>
        </w:rPr>
        <w:t>到最低部，</w:t>
      </w:r>
      <w:r w:rsidR="002D46D1">
        <w:rPr>
          <w:rFonts w:hAnsi="宋体" w:hint="eastAsia"/>
          <w:sz w:val="28"/>
          <w:szCs w:val="28"/>
        </w:rPr>
        <w:t>此时</w:t>
      </w:r>
      <w:r w:rsidR="004C7EA1">
        <w:rPr>
          <w:rFonts w:hAnsi="宋体" w:hint="eastAsia"/>
          <w:sz w:val="28"/>
          <w:szCs w:val="28"/>
        </w:rPr>
        <w:t>第二连杆</w:t>
      </w:r>
      <w:r w:rsidR="003C2431">
        <w:rPr>
          <w:rFonts w:hAnsi="宋体" w:hint="eastAsia"/>
          <w:sz w:val="28"/>
          <w:szCs w:val="28"/>
        </w:rPr>
        <w:t>8</w:t>
      </w:r>
      <w:r w:rsidRPr="009862FF">
        <w:rPr>
          <w:rFonts w:hAnsi="宋体" w:hint="eastAsia"/>
          <w:sz w:val="28"/>
          <w:szCs w:val="28"/>
        </w:rPr>
        <w:t>和</w:t>
      </w:r>
      <w:r w:rsidR="004C7EA1">
        <w:rPr>
          <w:rFonts w:hAnsi="宋体" w:hint="eastAsia"/>
          <w:sz w:val="28"/>
          <w:szCs w:val="28"/>
        </w:rPr>
        <w:t>第三连杆</w:t>
      </w:r>
      <w:r w:rsidR="003C2431">
        <w:rPr>
          <w:rFonts w:hAnsi="宋体" w:hint="eastAsia"/>
          <w:sz w:val="28"/>
          <w:szCs w:val="28"/>
        </w:rPr>
        <w:t>9</w:t>
      </w:r>
      <w:r w:rsidRPr="009862FF">
        <w:rPr>
          <w:rFonts w:hAnsi="宋体" w:hint="eastAsia"/>
          <w:sz w:val="28"/>
          <w:szCs w:val="28"/>
        </w:rPr>
        <w:t>起到支撑作用。</w:t>
      </w:r>
    </w:p>
    <w:p w:rsidR="008D620A" w:rsidRDefault="009862FF" w:rsidP="008D620A">
      <w:pPr>
        <w:spacing w:line="440" w:lineRule="exact"/>
        <w:ind w:firstLineChars="200" w:firstLine="560"/>
        <w:rPr>
          <w:sz w:val="28"/>
          <w:szCs w:val="28"/>
        </w:rPr>
      </w:pPr>
      <w:r w:rsidRPr="009862FF">
        <w:rPr>
          <w:rFonts w:hAnsi="宋体" w:hint="eastAsia"/>
          <w:sz w:val="28"/>
          <w:szCs w:val="28"/>
        </w:rPr>
        <w:lastRenderedPageBreak/>
        <w:t>如图</w:t>
      </w:r>
      <w:r w:rsidRPr="009862FF">
        <w:rPr>
          <w:rFonts w:hAnsi="宋体" w:hint="eastAsia"/>
          <w:sz w:val="28"/>
          <w:szCs w:val="28"/>
        </w:rPr>
        <w:t>2</w:t>
      </w:r>
      <w:r w:rsidRPr="009862FF">
        <w:rPr>
          <w:rFonts w:hAnsi="宋体" w:hint="eastAsia"/>
          <w:sz w:val="28"/>
          <w:szCs w:val="28"/>
        </w:rPr>
        <w:t>（</w:t>
      </w:r>
      <w:r w:rsidRPr="009862FF">
        <w:rPr>
          <w:rFonts w:hAnsi="宋体" w:hint="eastAsia"/>
          <w:sz w:val="28"/>
          <w:szCs w:val="28"/>
        </w:rPr>
        <w:t>b</w:t>
      </w:r>
      <w:r w:rsidRPr="009862FF">
        <w:rPr>
          <w:rFonts w:hAnsi="宋体"/>
          <w:sz w:val="28"/>
          <w:szCs w:val="28"/>
        </w:rPr>
        <w:t>）</w:t>
      </w:r>
      <w:r w:rsidRPr="009862FF">
        <w:rPr>
          <w:rFonts w:hAnsi="宋体" w:hint="eastAsia"/>
          <w:sz w:val="28"/>
          <w:szCs w:val="28"/>
        </w:rPr>
        <w:t>所示，</w:t>
      </w:r>
      <w:r w:rsidR="00391F02">
        <w:rPr>
          <w:rFonts w:hAnsi="宋体" w:hint="eastAsia"/>
          <w:sz w:val="28"/>
          <w:szCs w:val="28"/>
        </w:rPr>
        <w:t>大</w:t>
      </w:r>
      <w:r w:rsidRPr="009862FF">
        <w:rPr>
          <w:rFonts w:hAnsi="宋体" w:hint="eastAsia"/>
          <w:sz w:val="28"/>
          <w:szCs w:val="28"/>
        </w:rPr>
        <w:t>臂</w:t>
      </w:r>
      <w:r w:rsidR="003C2431">
        <w:rPr>
          <w:rFonts w:hAnsi="宋体" w:hint="eastAsia"/>
          <w:sz w:val="28"/>
          <w:szCs w:val="28"/>
        </w:rPr>
        <w:t>17</w:t>
      </w:r>
      <w:r w:rsidRPr="009862FF">
        <w:rPr>
          <w:rFonts w:hAnsi="宋体" w:hint="eastAsia"/>
          <w:sz w:val="28"/>
          <w:szCs w:val="28"/>
        </w:rPr>
        <w:t>上</w:t>
      </w:r>
      <w:r w:rsidRPr="005A32A1">
        <w:rPr>
          <w:rFonts w:hAnsi="宋体" w:hint="eastAsia"/>
          <w:sz w:val="28"/>
          <w:szCs w:val="28"/>
          <w:highlight w:val="yellow"/>
          <w:rPrChange w:id="159" w:author="admin" w:date="2016-01-12T14:28:00Z">
            <w:rPr>
              <w:rFonts w:hAnsi="宋体" w:hint="eastAsia"/>
              <w:sz w:val="28"/>
              <w:szCs w:val="28"/>
            </w:rPr>
          </w:rPrChange>
        </w:rPr>
        <w:t>的</w:t>
      </w:r>
      <w:r w:rsidR="00391F02" w:rsidRPr="005A32A1">
        <w:rPr>
          <w:rFonts w:hAnsi="宋体" w:hint="eastAsia"/>
          <w:sz w:val="28"/>
          <w:szCs w:val="28"/>
          <w:highlight w:val="yellow"/>
          <w:rPrChange w:id="160" w:author="admin" w:date="2016-01-12T14:28:00Z">
            <w:rPr>
              <w:rFonts w:hAnsi="宋体" w:hint="eastAsia"/>
              <w:sz w:val="28"/>
              <w:szCs w:val="28"/>
            </w:rPr>
          </w:rPrChange>
        </w:rPr>
        <w:t>锯齿形</w:t>
      </w:r>
      <w:r w:rsidRPr="005A32A1">
        <w:rPr>
          <w:rFonts w:hAnsi="宋体" w:hint="eastAsia"/>
          <w:sz w:val="28"/>
          <w:szCs w:val="28"/>
          <w:highlight w:val="yellow"/>
          <w:rPrChange w:id="161" w:author="admin" w:date="2016-01-12T14:28:00Z">
            <w:rPr>
              <w:rFonts w:hAnsi="宋体" w:hint="eastAsia"/>
              <w:sz w:val="28"/>
              <w:szCs w:val="28"/>
            </w:rPr>
          </w:rPrChange>
        </w:rPr>
        <w:t>滑槽</w:t>
      </w:r>
      <w:r w:rsidR="003C2431" w:rsidRPr="005A32A1">
        <w:rPr>
          <w:rFonts w:hAnsi="宋体" w:hint="eastAsia"/>
          <w:sz w:val="28"/>
          <w:szCs w:val="28"/>
          <w:highlight w:val="yellow"/>
          <w:rPrChange w:id="162" w:author="admin" w:date="2016-01-12T14:28:00Z">
            <w:rPr>
              <w:rFonts w:hAnsi="宋体" w:hint="eastAsia"/>
              <w:sz w:val="28"/>
              <w:szCs w:val="28"/>
            </w:rPr>
          </w:rPrChange>
        </w:rPr>
        <w:t>22</w:t>
      </w:r>
      <w:ins w:id="163" w:author="admin" w:date="2016-01-12T14:28:00Z">
        <w:r w:rsidR="005A32A1">
          <w:rPr>
            <w:rFonts w:hAnsi="宋体" w:hint="eastAsia"/>
            <w:sz w:val="28"/>
            <w:szCs w:val="28"/>
          </w:rPr>
          <w:t>（是哪个部件产生的滑槽，是滑动导轨上有滑槽吗）</w:t>
        </w:r>
      </w:ins>
      <w:r w:rsidRPr="009862FF">
        <w:rPr>
          <w:rFonts w:hAnsi="宋体" w:hint="eastAsia"/>
          <w:sz w:val="28"/>
          <w:szCs w:val="28"/>
        </w:rPr>
        <w:t>内部呈锯齿状，可以使</w:t>
      </w:r>
      <w:r w:rsidR="00391F02">
        <w:rPr>
          <w:rFonts w:hAnsi="宋体" w:hint="eastAsia"/>
          <w:sz w:val="28"/>
          <w:szCs w:val="28"/>
        </w:rPr>
        <w:t>圆柱形</w:t>
      </w:r>
      <w:r w:rsidRPr="009862FF">
        <w:rPr>
          <w:rFonts w:hAnsi="宋体" w:hint="eastAsia"/>
          <w:sz w:val="28"/>
          <w:szCs w:val="28"/>
        </w:rPr>
        <w:t>滑块</w:t>
      </w:r>
      <w:r w:rsidR="003C2431">
        <w:rPr>
          <w:rFonts w:hAnsi="宋体" w:hint="eastAsia"/>
          <w:sz w:val="28"/>
          <w:szCs w:val="28"/>
        </w:rPr>
        <w:t>21</w:t>
      </w:r>
      <w:r w:rsidRPr="009862FF">
        <w:rPr>
          <w:rFonts w:hAnsi="宋体" w:hint="eastAsia"/>
          <w:sz w:val="28"/>
          <w:szCs w:val="28"/>
        </w:rPr>
        <w:t>在几个不同的位置</w:t>
      </w:r>
      <w:r w:rsidR="00A8747D">
        <w:rPr>
          <w:rFonts w:hAnsi="宋体" w:hint="eastAsia"/>
          <w:sz w:val="28"/>
          <w:szCs w:val="28"/>
        </w:rPr>
        <w:t>（即锯齿之间的空位）</w:t>
      </w:r>
      <w:r w:rsidRPr="009862FF">
        <w:rPr>
          <w:rFonts w:hAnsi="宋体" w:hint="eastAsia"/>
          <w:sz w:val="28"/>
          <w:szCs w:val="28"/>
        </w:rPr>
        <w:t>停留。</w:t>
      </w:r>
      <w:r w:rsidR="00391F02">
        <w:rPr>
          <w:rFonts w:hAnsi="宋体" w:hint="eastAsia"/>
          <w:sz w:val="28"/>
          <w:szCs w:val="28"/>
        </w:rPr>
        <w:t>锯齿形</w:t>
      </w:r>
      <w:r w:rsidRPr="009862FF">
        <w:rPr>
          <w:rFonts w:hAnsi="宋体" w:hint="eastAsia"/>
          <w:sz w:val="28"/>
          <w:szCs w:val="28"/>
        </w:rPr>
        <w:t>滑槽</w:t>
      </w:r>
      <w:r w:rsidR="003C2431">
        <w:rPr>
          <w:rFonts w:hAnsi="宋体" w:hint="eastAsia"/>
          <w:sz w:val="28"/>
          <w:szCs w:val="28"/>
        </w:rPr>
        <w:t>22</w:t>
      </w:r>
      <w:r w:rsidRPr="009862FF">
        <w:rPr>
          <w:rFonts w:hAnsi="宋体" w:hint="eastAsia"/>
          <w:sz w:val="28"/>
          <w:szCs w:val="28"/>
        </w:rPr>
        <w:t>两端和盖板</w:t>
      </w:r>
      <w:r w:rsidR="003C2431">
        <w:rPr>
          <w:rFonts w:hAnsi="宋体" w:hint="eastAsia"/>
          <w:sz w:val="28"/>
          <w:szCs w:val="28"/>
        </w:rPr>
        <w:t>23</w:t>
      </w:r>
      <w:r w:rsidRPr="009862FF">
        <w:rPr>
          <w:rFonts w:hAnsi="宋体" w:hint="eastAsia"/>
          <w:sz w:val="28"/>
          <w:szCs w:val="28"/>
        </w:rPr>
        <w:t>接触的地方</w:t>
      </w:r>
      <w:del w:id="164" w:author="admin" w:date="2016-01-12T14:29:00Z">
        <w:r w:rsidR="00A8747D" w:rsidDel="005A32A1">
          <w:rPr>
            <w:rFonts w:hAnsi="宋体" w:hint="eastAsia"/>
            <w:sz w:val="28"/>
            <w:szCs w:val="28"/>
          </w:rPr>
          <w:delText>由</w:delText>
        </w:r>
      </w:del>
      <w:ins w:id="165" w:author="admin" w:date="2016-01-12T14:29:00Z">
        <w:r w:rsidR="005A32A1">
          <w:rPr>
            <w:rFonts w:hAnsi="宋体" w:hint="eastAsia"/>
            <w:sz w:val="28"/>
            <w:szCs w:val="28"/>
          </w:rPr>
          <w:t>通过</w:t>
        </w:r>
      </w:ins>
      <w:r w:rsidRPr="009862FF">
        <w:rPr>
          <w:rFonts w:hAnsi="宋体" w:hint="eastAsia"/>
          <w:sz w:val="28"/>
          <w:szCs w:val="28"/>
        </w:rPr>
        <w:t>小</w:t>
      </w:r>
      <w:r w:rsidR="00E57DB2">
        <w:rPr>
          <w:rFonts w:hAnsi="宋体" w:hint="eastAsia"/>
          <w:sz w:val="28"/>
          <w:szCs w:val="28"/>
        </w:rPr>
        <w:t>型</w:t>
      </w:r>
      <w:r w:rsidRPr="009862FF">
        <w:rPr>
          <w:rFonts w:hAnsi="宋体" w:hint="eastAsia"/>
          <w:sz w:val="28"/>
          <w:szCs w:val="28"/>
        </w:rPr>
        <w:t>弹簧</w:t>
      </w:r>
      <w:r w:rsidR="003C2431">
        <w:rPr>
          <w:rFonts w:hAnsi="宋体" w:hint="eastAsia"/>
          <w:sz w:val="28"/>
          <w:szCs w:val="28"/>
        </w:rPr>
        <w:t>20</w:t>
      </w:r>
      <w:r w:rsidRPr="009862FF">
        <w:rPr>
          <w:rFonts w:hAnsi="宋体" w:hint="eastAsia"/>
          <w:sz w:val="28"/>
          <w:szCs w:val="28"/>
        </w:rPr>
        <w:t>连接</w:t>
      </w:r>
      <w:r w:rsidR="00A8747D">
        <w:rPr>
          <w:rFonts w:hAnsi="宋体" w:hint="eastAsia"/>
          <w:sz w:val="28"/>
          <w:szCs w:val="28"/>
        </w:rPr>
        <w:t>，</w:t>
      </w:r>
      <w:r w:rsidRPr="009862FF">
        <w:rPr>
          <w:rFonts w:hAnsi="宋体" w:hint="eastAsia"/>
          <w:sz w:val="28"/>
          <w:szCs w:val="28"/>
        </w:rPr>
        <w:t>因此</w:t>
      </w:r>
      <w:r w:rsidR="00A8747D">
        <w:rPr>
          <w:rFonts w:hAnsi="宋体" w:hint="eastAsia"/>
          <w:sz w:val="28"/>
          <w:szCs w:val="28"/>
        </w:rPr>
        <w:t>锯齿形</w:t>
      </w:r>
      <w:r w:rsidRPr="009862FF">
        <w:rPr>
          <w:rFonts w:hAnsi="宋体" w:hint="eastAsia"/>
          <w:sz w:val="28"/>
          <w:szCs w:val="28"/>
        </w:rPr>
        <w:t>滑槽</w:t>
      </w:r>
      <w:r w:rsidR="003C2431">
        <w:rPr>
          <w:rFonts w:hAnsi="宋体" w:hint="eastAsia"/>
          <w:sz w:val="28"/>
          <w:szCs w:val="28"/>
        </w:rPr>
        <w:t>22</w:t>
      </w:r>
      <w:r w:rsidRPr="009862FF">
        <w:rPr>
          <w:rFonts w:hAnsi="宋体" w:hint="eastAsia"/>
          <w:sz w:val="28"/>
          <w:szCs w:val="28"/>
        </w:rPr>
        <w:t>和盖板</w:t>
      </w:r>
      <w:r w:rsidR="003C2431">
        <w:rPr>
          <w:rFonts w:hAnsi="宋体" w:hint="eastAsia"/>
          <w:sz w:val="28"/>
          <w:szCs w:val="28"/>
        </w:rPr>
        <w:t>23</w:t>
      </w:r>
      <w:r w:rsidRPr="009862FF">
        <w:rPr>
          <w:rFonts w:hAnsi="宋体" w:hint="eastAsia"/>
          <w:sz w:val="28"/>
          <w:szCs w:val="28"/>
        </w:rPr>
        <w:t>之间的相对距离有一定的可调性；</w:t>
      </w:r>
      <w:r w:rsidR="008D620A">
        <w:rPr>
          <w:rFonts w:hAnsi="宋体" w:hint="eastAsia"/>
          <w:sz w:val="28"/>
          <w:szCs w:val="28"/>
        </w:rPr>
        <w:t>当</w:t>
      </w:r>
      <w:r w:rsidR="00A8747D">
        <w:rPr>
          <w:rFonts w:hAnsi="宋体" w:hint="eastAsia"/>
          <w:sz w:val="28"/>
          <w:szCs w:val="28"/>
        </w:rPr>
        <w:t>圆柱形</w:t>
      </w:r>
      <w:r w:rsidRPr="009862FF">
        <w:rPr>
          <w:rFonts w:hAnsi="宋体" w:hint="eastAsia"/>
          <w:sz w:val="28"/>
          <w:szCs w:val="28"/>
        </w:rPr>
        <w:t>滑块</w:t>
      </w:r>
      <w:r w:rsidR="003C2431">
        <w:rPr>
          <w:rFonts w:hAnsi="宋体" w:hint="eastAsia"/>
          <w:sz w:val="28"/>
          <w:szCs w:val="28"/>
        </w:rPr>
        <w:t>21</w:t>
      </w:r>
      <w:r w:rsidRPr="009862FF">
        <w:rPr>
          <w:rFonts w:hAnsi="宋体" w:hint="eastAsia"/>
          <w:sz w:val="28"/>
          <w:szCs w:val="28"/>
        </w:rPr>
        <w:t>通过最窄处时，可以把盖板</w:t>
      </w:r>
      <w:r w:rsidR="003C2431">
        <w:rPr>
          <w:rFonts w:hAnsi="宋体" w:hint="eastAsia"/>
          <w:sz w:val="28"/>
          <w:szCs w:val="28"/>
        </w:rPr>
        <w:t>23</w:t>
      </w:r>
      <w:r w:rsidRPr="009862FF">
        <w:rPr>
          <w:rFonts w:hAnsi="宋体" w:hint="eastAsia"/>
          <w:sz w:val="28"/>
          <w:szCs w:val="28"/>
        </w:rPr>
        <w:t>顶起微小的距离，从而保证</w:t>
      </w:r>
      <w:r w:rsidR="00A8747D">
        <w:rPr>
          <w:rFonts w:hAnsi="宋体" w:hint="eastAsia"/>
          <w:sz w:val="28"/>
          <w:szCs w:val="28"/>
        </w:rPr>
        <w:t>圆柱形</w:t>
      </w:r>
      <w:r w:rsidR="008D620A">
        <w:rPr>
          <w:rFonts w:hAnsi="宋体" w:hint="eastAsia"/>
          <w:sz w:val="28"/>
          <w:szCs w:val="28"/>
        </w:rPr>
        <w:t>滑块</w:t>
      </w:r>
      <w:r w:rsidR="003C2431">
        <w:rPr>
          <w:rFonts w:hAnsi="宋体" w:hint="eastAsia"/>
          <w:sz w:val="28"/>
          <w:szCs w:val="28"/>
        </w:rPr>
        <w:t>21</w:t>
      </w:r>
      <w:r w:rsidR="008D620A">
        <w:rPr>
          <w:rFonts w:hAnsi="宋体" w:hint="eastAsia"/>
          <w:sz w:val="28"/>
          <w:szCs w:val="28"/>
        </w:rPr>
        <w:t>能够通过滑槽尖端。</w:t>
      </w:r>
      <w:r w:rsidR="0058687A">
        <w:rPr>
          <w:rFonts w:hint="eastAsia"/>
          <w:sz w:val="28"/>
          <w:szCs w:val="28"/>
        </w:rPr>
        <w:t>同时外加有弹簧进行运动的牵引，当人手臂快速上抬时，连杆端部可以达到上一级滑槽，当运动较慢时</w:t>
      </w:r>
      <w:r w:rsidR="0058687A" w:rsidRPr="00844222">
        <w:rPr>
          <w:rFonts w:hint="eastAsia"/>
          <w:sz w:val="28"/>
          <w:szCs w:val="28"/>
        </w:rPr>
        <w:t>，</w:t>
      </w:r>
      <w:r w:rsidR="0058687A">
        <w:rPr>
          <w:rFonts w:hint="eastAsia"/>
          <w:sz w:val="28"/>
          <w:szCs w:val="28"/>
        </w:rPr>
        <w:t>端部被弹簧拖动到下一级滑槽，这样</w:t>
      </w:r>
      <w:r w:rsidR="0058687A" w:rsidRPr="00844222">
        <w:rPr>
          <w:rFonts w:hint="eastAsia"/>
          <w:sz w:val="28"/>
          <w:szCs w:val="28"/>
        </w:rPr>
        <w:t>可以使滑块在几个不同的位置停留。</w:t>
      </w:r>
    </w:p>
    <w:p w:rsidR="0058687A" w:rsidRDefault="0058687A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58687A" w:rsidRDefault="0058687A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58687A" w:rsidRDefault="0058687A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58687A" w:rsidRDefault="0058687A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58687A" w:rsidRDefault="0058687A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58687A" w:rsidRDefault="0058687A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58687A" w:rsidRDefault="0058687A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58687A" w:rsidRDefault="0058687A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58687A" w:rsidRDefault="0058687A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58687A" w:rsidRDefault="0058687A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D12DF4" w:rsidRDefault="00D12DF4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D12DF4" w:rsidRDefault="00D12DF4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D12DF4" w:rsidRDefault="00D12DF4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D12DF4" w:rsidRDefault="00D12DF4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D12DF4" w:rsidRDefault="00D12DF4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D12DF4" w:rsidRDefault="00D12DF4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58687A" w:rsidRDefault="0058687A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58687A" w:rsidRDefault="0058687A" w:rsidP="008D620A">
      <w:pPr>
        <w:spacing w:line="440" w:lineRule="exact"/>
        <w:ind w:firstLineChars="200" w:firstLine="560"/>
        <w:rPr>
          <w:sz w:val="28"/>
          <w:szCs w:val="28"/>
        </w:rPr>
      </w:pPr>
    </w:p>
    <w:p w:rsidR="00D763C0" w:rsidRDefault="00D763C0" w:rsidP="0081535A">
      <w:pPr>
        <w:spacing w:line="440" w:lineRule="exact"/>
        <w:rPr>
          <w:rFonts w:eastAsia="黑体"/>
          <w:sz w:val="36"/>
          <w:szCs w:val="36"/>
        </w:rPr>
      </w:pPr>
    </w:p>
    <w:p w:rsidR="008D620A" w:rsidRDefault="00EF7BA3" w:rsidP="008D620A">
      <w:pPr>
        <w:spacing w:line="440" w:lineRule="exact"/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说明书附图</w:t>
      </w:r>
    </w:p>
    <w:p w:rsidR="00EF7BA3" w:rsidRDefault="00C45842" w:rsidP="008D620A">
      <w:pPr>
        <w:spacing w:line="440" w:lineRule="exact"/>
        <w:jc w:val="center"/>
        <w:rPr>
          <w:rFonts w:eastAsia="黑体"/>
          <w:sz w:val="36"/>
          <w:szCs w:val="36"/>
        </w:rPr>
      </w:pPr>
      <w:r>
        <w:rPr>
          <w:rFonts w:eastAsia="黑体"/>
          <w:noProof/>
          <w:sz w:val="36"/>
          <w:szCs w:val="36"/>
        </w:rPr>
        <w:pict>
          <v:line id="直接连接符 16" o:spid="_x0000_s1045" style="position:absolute;left:0;text-align:left;flip:y;z-index:251669504;visibility:visible;mso-position-horizontal:right;mso-position-horizontal-relative:margin" from="1110.8pt,8pt" to="1524.8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" strokeweight="1.5pt">
            <w10:wrap anchorx="margin"/>
          </v:line>
        </w:pict>
      </w: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8D620A" w:rsidRDefault="008D620A" w:rsidP="00EF7BA3">
      <w:pPr>
        <w:spacing w:line="440" w:lineRule="exact"/>
        <w:rPr>
          <w:rFonts w:hAnsi="宋体"/>
          <w:sz w:val="28"/>
          <w:szCs w:val="28"/>
        </w:rPr>
      </w:pPr>
    </w:p>
    <w:p w:rsidR="008D620A" w:rsidRDefault="008D620A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8D620A" w:rsidP="00EF7BA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218034</wp:posOffset>
            </wp:positionV>
            <wp:extent cx="5264785" cy="4372504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schineс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37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8D620A" w:rsidRDefault="008D620A" w:rsidP="008D620A">
      <w:pPr>
        <w:spacing w:line="440" w:lineRule="exact"/>
        <w:jc w:val="center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图</w:t>
      </w:r>
      <w:r>
        <w:rPr>
          <w:rFonts w:hAnsi="宋体" w:hint="eastAsia"/>
          <w:sz w:val="28"/>
          <w:szCs w:val="28"/>
        </w:rPr>
        <w:t>1</w:t>
      </w:r>
      <w:ins w:id="166" w:author="admin" w:date="2016-01-12T14:05:00Z">
        <w:r w:rsidR="005809DA">
          <w:rPr>
            <w:rFonts w:hAnsi="宋体" w:hint="eastAsia"/>
            <w:sz w:val="28"/>
            <w:szCs w:val="28"/>
          </w:rPr>
          <w:t>（图中中文字删去）</w:t>
        </w:r>
      </w:ins>
    </w:p>
    <w:p w:rsidR="008D620A" w:rsidRDefault="008D620A" w:rsidP="00EF7BA3">
      <w:pPr>
        <w:spacing w:line="440" w:lineRule="exact"/>
        <w:rPr>
          <w:rFonts w:hAnsi="宋体"/>
          <w:sz w:val="28"/>
          <w:szCs w:val="28"/>
        </w:rPr>
      </w:pPr>
    </w:p>
    <w:p w:rsidR="008D620A" w:rsidRDefault="008D620A" w:rsidP="00EF7BA3">
      <w:pPr>
        <w:spacing w:line="440" w:lineRule="exact"/>
        <w:rPr>
          <w:rFonts w:hAnsi="宋体"/>
          <w:sz w:val="28"/>
          <w:szCs w:val="28"/>
        </w:rPr>
      </w:pPr>
    </w:p>
    <w:p w:rsidR="008D620A" w:rsidRDefault="008D620A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EF7BA3">
      <w:pPr>
        <w:spacing w:line="440" w:lineRule="exact"/>
        <w:rPr>
          <w:rFonts w:hAnsi="宋体"/>
          <w:sz w:val="28"/>
          <w:szCs w:val="28"/>
        </w:rPr>
      </w:pP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A8747D" w:rsidRDefault="004C7EA1" w:rsidP="00F767E6">
      <w:pPr>
        <w:spacing w:line="440" w:lineRule="exact"/>
        <w:jc w:val="center"/>
        <w:rPr>
          <w:rFonts w:hAnsi="宋体"/>
          <w:sz w:val="28"/>
          <w:szCs w:val="28"/>
        </w:rPr>
      </w:pPr>
      <w:r>
        <w:rPr>
          <w:rFonts w:hAnsi="宋体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80010</wp:posOffset>
            </wp:positionH>
            <wp:positionV relativeFrom="page">
              <wp:posOffset>419100</wp:posOffset>
            </wp:positionV>
            <wp:extent cx="5185410" cy="2872740"/>
            <wp:effectExtent l="1905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2(a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67E6" w:rsidRDefault="00C45842" w:rsidP="00F767E6">
      <w:pPr>
        <w:spacing w:line="440" w:lineRule="exact"/>
        <w:jc w:val="left"/>
        <w:rPr>
          <w:rFonts w:hAnsi="宋体"/>
          <w:sz w:val="28"/>
          <w:szCs w:val="28"/>
        </w:rPr>
      </w:pPr>
      <w:r>
        <w:rPr>
          <w:rFonts w:hAnsi="宋体"/>
          <w:noProof/>
          <w:sz w:val="28"/>
          <w:szCs w:val="28"/>
        </w:rPr>
        <w:lastRenderedPageBreak/>
        <w:pict>
          <v:line id="直接连接符 25" o:spid="_x0000_s1044" style="position:absolute;z-index:251689984;visibility:visible;mso-width-relative:margin;mso-height-relative:margin" from="285.75pt,12.75pt" to="326.25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" strokecolor="black [3200]" strokeweight=".5pt">
            <v:stroke joinstyle="miter"/>
          </v:line>
        </w:pict>
      </w:r>
      <w:r>
        <w:rPr>
          <w:rFonts w:hAnsi="宋体"/>
          <w:noProof/>
          <w:sz w:val="28"/>
          <w:szCs w:val="28"/>
        </w:rPr>
        <w:pict>
          <v:line id="直接连接符 10" o:spid="_x0000_s1043" style="position:absolute;flip:x;z-index:251673600;visibility:visible;mso-width-relative:margin;mso-height-relative:margin" from="207pt,3.75pt" to="270.75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" strokecolor="black [3200]" strokeweight=".5pt">
            <v:stroke joinstyle="miter"/>
          </v:line>
        </w:pict>
      </w:r>
    </w:p>
    <w:p w:rsidR="001E3206" w:rsidRDefault="00C45842" w:rsidP="00F767E6">
      <w:pPr>
        <w:spacing w:line="440" w:lineRule="exact"/>
        <w:jc w:val="left"/>
        <w:rPr>
          <w:rFonts w:hAnsi="宋体"/>
          <w:sz w:val="28"/>
          <w:szCs w:val="28"/>
        </w:rPr>
      </w:pPr>
      <w:r>
        <w:rPr>
          <w:rFonts w:hAnsi="宋体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2" o:spid="_x0000_s1042" type="#_x0000_t202" style="position:absolute;margin-left:320.35pt;margin-top:17.65pt;width:185.9pt;height:110.6pt;z-index:251696128;visibility:visible;mso-width-percent:400;mso-height-percent:200;mso-wrap-distance-top:3.6pt;mso-wrap-distance-bottom:3.6p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" filled="f" stroked="f">
            <v:textbox style="mso-fit-shape-to-text:t">
              <w:txbxContent>
                <w:p w:rsidR="00391F02" w:rsidRPr="00391F02" w:rsidRDefault="00391F02">
                  <w:pPr>
                    <w:rPr>
                      <w:sz w:val="15"/>
                      <w:szCs w:val="15"/>
                    </w:rPr>
                  </w:pPr>
                  <w:r w:rsidRPr="00391F02">
                    <w:rPr>
                      <w:sz w:val="15"/>
                      <w:szCs w:val="15"/>
                    </w:rPr>
                    <w:t>23.</w:t>
                  </w:r>
                  <w:r w:rsidRPr="00391F02">
                    <w:rPr>
                      <w:rFonts w:hint="eastAsia"/>
                      <w:sz w:val="15"/>
                      <w:szCs w:val="15"/>
                    </w:rPr>
                    <w:t>盖板</w:t>
                  </w:r>
                </w:p>
              </w:txbxContent>
            </v:textbox>
            <w10:wrap type="square"/>
          </v:shape>
        </w:pict>
      </w:r>
      <w:r>
        <w:rPr>
          <w:rFonts w:hAnsi="宋体"/>
          <w:noProof/>
          <w:sz w:val="28"/>
          <w:szCs w:val="28"/>
        </w:rPr>
        <w:pict>
          <v:shape id="_x0000_s1027" type="#_x0000_t202" style="position:absolute;margin-left:322.6pt;margin-top:3.4pt;width:185.9pt;height:110.6pt;z-index:251694080;visibility:visible;mso-width-percent:400;mso-height-percent:200;mso-wrap-distance-top:3.6pt;mso-wrap-distance-bottom:3.6p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" filled="f" stroked="f">
            <v:textbox style="mso-fit-shape-to-text:t">
              <w:txbxContent>
                <w:p w:rsidR="00391F02" w:rsidRPr="00391F02" w:rsidRDefault="00391F02">
                  <w:pPr>
                    <w:rPr>
                      <w:sz w:val="15"/>
                      <w:szCs w:val="15"/>
                    </w:rPr>
                  </w:pPr>
                  <w:r w:rsidRPr="00391F02">
                    <w:rPr>
                      <w:b/>
                      <w:sz w:val="15"/>
                      <w:szCs w:val="15"/>
                    </w:rPr>
                    <w:t>22</w:t>
                  </w:r>
                  <w:r w:rsidRPr="00391F02">
                    <w:rPr>
                      <w:sz w:val="15"/>
                      <w:szCs w:val="15"/>
                    </w:rPr>
                    <w:t>.</w:t>
                  </w:r>
                  <w:r w:rsidRPr="00391F02">
                    <w:rPr>
                      <w:rFonts w:hint="eastAsia"/>
                      <w:sz w:val="15"/>
                      <w:szCs w:val="15"/>
                    </w:rPr>
                    <w:t>锯齿形滑槽</w:t>
                  </w:r>
                </w:p>
              </w:txbxContent>
            </v:textbox>
            <w10:wrap type="square"/>
          </v:shape>
        </w:pict>
      </w:r>
      <w:r>
        <w:rPr>
          <w:rFonts w:hAnsi="宋体"/>
          <w:noProof/>
          <w:sz w:val="28"/>
          <w:szCs w:val="28"/>
        </w:rPr>
        <w:pict>
          <v:line id="直接连接符 26" o:spid="_x0000_s1041" style="position:absolute;z-index:251691008;visibility:visible" from="272.25pt,11pt" to="326.2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" strokecolor="black [3200]" strokeweight=".5pt">
            <v:stroke joinstyle="miter"/>
          </v:line>
        </w:pict>
      </w:r>
      <w:r>
        <w:rPr>
          <w:rFonts w:hAnsi="宋体"/>
          <w:noProof/>
          <w:sz w:val="28"/>
          <w:szCs w:val="28"/>
        </w:rPr>
        <w:pict>
          <v:shape id="_x0000_s1028" type="#_x0000_t202" style="position:absolute;margin-left:159.75pt;margin-top:10.7pt;width:79.5pt;height:22.75pt;z-index:2516756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" filled="f" stroked="f" strokeweight="1pt">
            <v:textbox>
              <w:txbxContent>
                <w:p w:rsidR="00E57DB2" w:rsidRPr="00E57DB2" w:rsidRDefault="00E57DB2">
                  <w:pPr>
                    <w:rPr>
                      <w:color w:val="000000" w:themeColor="text1"/>
                      <w:sz w:val="15"/>
                      <w:szCs w:val="15"/>
                    </w:rPr>
                  </w:pPr>
                  <w:r w:rsidRPr="00E57DB2">
                    <w:rPr>
                      <w:b/>
                      <w:color w:val="000000" w:themeColor="text1"/>
                      <w:sz w:val="15"/>
                      <w:szCs w:val="15"/>
                    </w:rPr>
                    <w:t>20</w:t>
                  </w:r>
                  <w:r w:rsidRPr="00E57DB2">
                    <w:rPr>
                      <w:color w:val="000000" w:themeColor="text1"/>
                      <w:sz w:val="15"/>
                      <w:szCs w:val="15"/>
                    </w:rPr>
                    <w:t>.</w:t>
                  </w:r>
                  <w:r w:rsidRPr="00E57DB2">
                    <w:rPr>
                      <w:rFonts w:hint="eastAsia"/>
                      <w:color w:val="000000" w:themeColor="text1"/>
                      <w:sz w:val="15"/>
                      <w:szCs w:val="15"/>
                    </w:rPr>
                    <w:t>小型弹簧</w:t>
                  </w:r>
                </w:p>
              </w:txbxContent>
            </v:textbox>
            <w10:wrap type="square"/>
          </v:shape>
        </w:pict>
      </w:r>
    </w:p>
    <w:p w:rsidR="001E3206" w:rsidRDefault="00C45842" w:rsidP="00F767E6">
      <w:pPr>
        <w:spacing w:line="440" w:lineRule="exact"/>
        <w:jc w:val="left"/>
        <w:rPr>
          <w:rFonts w:hAnsi="宋体"/>
          <w:sz w:val="28"/>
          <w:szCs w:val="28"/>
        </w:rPr>
      </w:pPr>
      <w:r>
        <w:rPr>
          <w:rFonts w:hAnsi="宋体"/>
          <w:noProof/>
          <w:sz w:val="28"/>
          <w:szCs w:val="28"/>
        </w:rPr>
        <w:pict>
          <v:line id="直接连接符 11" o:spid="_x0000_s1040" style="position:absolute;flip:x y;z-index:251676672;visibility:visible;mso-width-relative:margin;mso-height-relative:margin" from="208.5pt,1pt" to="278.25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" strokecolor="black [3200]" strokeweight=".5pt">
            <v:stroke joinstyle="miter"/>
          </v:line>
        </w:pict>
      </w:r>
      <w:r>
        <w:rPr>
          <w:rFonts w:hAnsi="宋体"/>
          <w:noProof/>
          <w:sz w:val="28"/>
          <w:szCs w:val="28"/>
        </w:rPr>
        <w:pict>
          <v:shape id="文本框 30" o:spid="_x0000_s1029" type="#_x0000_t202" style="position:absolute;margin-left:319.45pt;margin-top:10pt;width:69.75pt;height:22.5pt;z-index:2516971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" filled="f" stroked="f" strokeweight=".5pt">
            <v:textbox>
              <w:txbxContent>
                <w:p w:rsidR="00391F02" w:rsidRPr="00391F02" w:rsidRDefault="00391F02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21.</w:t>
                  </w:r>
                  <w:r w:rsidRPr="00391F02">
                    <w:rPr>
                      <w:rFonts w:hint="eastAsia"/>
                      <w:sz w:val="15"/>
                      <w:szCs w:val="15"/>
                    </w:rPr>
                    <w:t>圆柱形</w:t>
                  </w:r>
                  <w:r w:rsidRPr="00391F02">
                    <w:rPr>
                      <w:sz w:val="15"/>
                      <w:szCs w:val="15"/>
                    </w:rPr>
                    <w:t>滑块</w:t>
                  </w:r>
                </w:p>
              </w:txbxContent>
            </v:textbox>
          </v:shape>
        </w:pict>
      </w:r>
      <w:r>
        <w:rPr>
          <w:rFonts w:hAnsi="宋体"/>
          <w:noProof/>
          <w:sz w:val="28"/>
          <w:szCs w:val="28"/>
        </w:rPr>
        <w:pict>
          <v:line id="直接连接符 27" o:spid="_x0000_s1039" style="position:absolute;z-index:251692032;visibility:visible" from="282pt,13pt" to="325.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" strokecolor="black [3200]" strokeweight=".5pt">
            <v:stroke joinstyle="miter"/>
          </v:line>
        </w:pict>
      </w:r>
    </w:p>
    <w:p w:rsidR="001E3206" w:rsidRDefault="001E3206" w:rsidP="00F767E6">
      <w:pPr>
        <w:spacing w:line="440" w:lineRule="exact"/>
        <w:jc w:val="left"/>
        <w:rPr>
          <w:rFonts w:hAnsi="宋体"/>
          <w:sz w:val="28"/>
          <w:szCs w:val="28"/>
        </w:rPr>
      </w:pPr>
    </w:p>
    <w:p w:rsidR="001E3206" w:rsidRDefault="001E3206" w:rsidP="00F767E6">
      <w:pPr>
        <w:spacing w:line="440" w:lineRule="exact"/>
        <w:jc w:val="left"/>
        <w:rPr>
          <w:rFonts w:hAnsi="宋体"/>
          <w:sz w:val="28"/>
          <w:szCs w:val="28"/>
        </w:rPr>
      </w:pPr>
    </w:p>
    <w:p w:rsidR="00F767E6" w:rsidRDefault="00F767E6" w:rsidP="00F767E6">
      <w:pPr>
        <w:spacing w:line="440" w:lineRule="exact"/>
        <w:jc w:val="left"/>
        <w:rPr>
          <w:rFonts w:hAnsi="宋体"/>
          <w:sz w:val="28"/>
          <w:szCs w:val="28"/>
        </w:rPr>
      </w:pPr>
    </w:p>
    <w:p w:rsidR="00F767E6" w:rsidRDefault="005809DA" w:rsidP="00F767E6">
      <w:pPr>
        <w:spacing w:line="440" w:lineRule="exact"/>
        <w:jc w:val="left"/>
        <w:rPr>
          <w:rFonts w:hAnsi="宋体"/>
          <w:sz w:val="28"/>
          <w:szCs w:val="28"/>
        </w:rPr>
      </w:pPr>
      <w:ins w:id="167" w:author="admin" w:date="2016-01-12T14:05:00Z">
        <w:r>
          <w:rPr>
            <w:rFonts w:hAnsi="宋体" w:hint="eastAsia"/>
            <w:sz w:val="28"/>
            <w:szCs w:val="28"/>
          </w:rPr>
          <w:t>（图不清楚，图中背景去掉，不能使用灰度，图的形式应同</w:t>
        </w:r>
      </w:ins>
      <w:ins w:id="168" w:author="admin" w:date="2016-01-12T14:06:00Z">
        <w:r>
          <w:rPr>
            <w:rFonts w:hAnsi="宋体" w:hint="eastAsia"/>
            <w:sz w:val="28"/>
            <w:szCs w:val="28"/>
          </w:rPr>
          <w:t>图１一样</w:t>
        </w:r>
      </w:ins>
      <w:ins w:id="169" w:author="admin" w:date="2016-01-12T14:05:00Z">
        <w:r>
          <w:rPr>
            <w:rFonts w:hAnsi="宋体" w:hint="eastAsia"/>
            <w:sz w:val="28"/>
            <w:szCs w:val="28"/>
          </w:rPr>
          <w:t>）</w:t>
        </w:r>
      </w:ins>
    </w:p>
    <w:p w:rsidR="00F767E6" w:rsidRDefault="00F767E6" w:rsidP="00F767E6">
      <w:pPr>
        <w:spacing w:line="440" w:lineRule="exact"/>
        <w:jc w:val="left"/>
        <w:rPr>
          <w:rFonts w:hAnsi="宋体"/>
          <w:sz w:val="28"/>
          <w:szCs w:val="28"/>
        </w:rPr>
      </w:pPr>
    </w:p>
    <w:p w:rsidR="00F767E6" w:rsidRDefault="00F767E6" w:rsidP="00F767E6">
      <w:pPr>
        <w:spacing w:line="440" w:lineRule="exact"/>
        <w:jc w:val="left"/>
        <w:rPr>
          <w:rFonts w:hAnsi="宋体"/>
          <w:sz w:val="28"/>
          <w:szCs w:val="28"/>
        </w:rPr>
      </w:pPr>
    </w:p>
    <w:p w:rsidR="00F767E6" w:rsidRDefault="00F767E6" w:rsidP="009862FF">
      <w:pPr>
        <w:spacing w:line="440" w:lineRule="exact"/>
        <w:jc w:val="center"/>
        <w:rPr>
          <w:rFonts w:hAnsi="宋体"/>
          <w:sz w:val="28"/>
          <w:szCs w:val="28"/>
        </w:rPr>
      </w:pPr>
      <w:r>
        <w:rPr>
          <w:rFonts w:hAnsi="宋体"/>
          <w:sz w:val="28"/>
          <w:szCs w:val="28"/>
        </w:rPr>
        <w:t>图</w:t>
      </w:r>
      <w:r>
        <w:rPr>
          <w:rFonts w:hAnsi="宋体" w:hint="eastAsia"/>
          <w:sz w:val="28"/>
          <w:szCs w:val="28"/>
        </w:rPr>
        <w:t>2</w:t>
      </w: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a</w:t>
      </w:r>
      <w:r>
        <w:rPr>
          <w:rFonts w:hAnsi="宋体" w:hint="eastAsia"/>
          <w:sz w:val="28"/>
          <w:szCs w:val="28"/>
        </w:rPr>
        <w:t>）</w:t>
      </w: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  <w:r>
        <w:rPr>
          <w:rFonts w:hAnsi="宋体" w:hint="eastAsia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12031</wp:posOffset>
            </wp:positionH>
            <wp:positionV relativeFrom="paragraph">
              <wp:posOffset>142875</wp:posOffset>
            </wp:positionV>
            <wp:extent cx="5242041" cy="3421122"/>
            <wp:effectExtent l="0" t="0" r="0" b="825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2(b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041" cy="3421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67E6" w:rsidRDefault="00C45842" w:rsidP="00F767E6">
      <w:pPr>
        <w:spacing w:line="440" w:lineRule="exact"/>
        <w:jc w:val="center"/>
        <w:rPr>
          <w:rFonts w:hAnsi="宋体"/>
          <w:sz w:val="28"/>
          <w:szCs w:val="28"/>
        </w:rPr>
      </w:pPr>
      <w:r>
        <w:rPr>
          <w:rFonts w:hAnsi="宋体"/>
          <w:noProof/>
          <w:sz w:val="28"/>
          <w:szCs w:val="28"/>
        </w:rPr>
        <w:pict>
          <v:shape id="文本框 14" o:spid="_x0000_s1030" type="#_x0000_t202" style="position:absolute;left:0;text-align:left;margin-left:217.5pt;margin-top:14pt;width:116.25pt;height:26.25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" filled="f" stroked="f" strokeweight=".5pt">
            <v:textbox>
              <w:txbxContent>
                <w:p w:rsidR="00E57DB2" w:rsidRPr="00E57DB2" w:rsidRDefault="00E57DB2">
                  <w:pPr>
                    <w:rPr>
                      <w:sz w:val="18"/>
                      <w:szCs w:val="18"/>
                    </w:rPr>
                  </w:pPr>
                  <w:r w:rsidRPr="00391F02">
                    <w:rPr>
                      <w:rFonts w:hint="eastAsia"/>
                      <w:sz w:val="18"/>
                      <w:szCs w:val="18"/>
                    </w:rPr>
                    <w:t>20</w:t>
                  </w:r>
                  <w:r w:rsidRPr="00E57DB2">
                    <w:rPr>
                      <w:rFonts w:hint="eastAsia"/>
                      <w:sz w:val="18"/>
                      <w:szCs w:val="18"/>
                    </w:rPr>
                    <w:t>.</w:t>
                  </w:r>
                  <w:r w:rsidRPr="00E57DB2">
                    <w:rPr>
                      <w:rFonts w:hint="eastAsia"/>
                      <w:sz w:val="18"/>
                      <w:szCs w:val="18"/>
                    </w:rPr>
                    <w:t>小型弹簧</w:t>
                  </w:r>
                </w:p>
              </w:txbxContent>
            </v:textbox>
          </v:shape>
        </w:pict>
      </w:r>
    </w:p>
    <w:p w:rsidR="00F767E6" w:rsidRDefault="00C45842" w:rsidP="00F767E6">
      <w:pPr>
        <w:spacing w:line="440" w:lineRule="exact"/>
        <w:jc w:val="center"/>
        <w:rPr>
          <w:rFonts w:hAnsi="宋体"/>
          <w:sz w:val="28"/>
          <w:szCs w:val="28"/>
        </w:rPr>
      </w:pPr>
      <w:r>
        <w:rPr>
          <w:rFonts w:hAnsi="宋体"/>
          <w:noProof/>
          <w:sz w:val="28"/>
          <w:szCs w:val="28"/>
        </w:rPr>
        <w:pict>
          <v:line id="直接连接符 15" o:spid="_x0000_s1038" style="position:absolute;left:0;text-align:left;flip:x y;z-index:251679744;visibility:visible;mso-width-relative:margin;mso-height-relative:margin" from="246.75pt,11.5pt" to="306.75pt,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" strokecolor="black [3200]" strokeweight=".5pt">
            <v:stroke joinstyle="miter"/>
          </v:line>
        </w:pict>
      </w:r>
      <w:r>
        <w:rPr>
          <w:rFonts w:hAnsi="宋体"/>
          <w:noProof/>
          <w:sz w:val="28"/>
          <w:szCs w:val="28"/>
        </w:rPr>
        <w:pict>
          <v:line id="直接连接符 12" o:spid="_x0000_s1037" style="position:absolute;left:0;text-align:left;flip:y;z-index:251677696;visibility:visible;mso-width-relative:margin;mso-height-relative:margin" from="210.75pt,10.75pt" to="246.75pt,1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" strokecolor="black [3200]" strokeweight=".5pt">
            <v:stroke joinstyle="miter"/>
          </v:line>
        </w:pict>
      </w: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F767E6" w:rsidRDefault="00C45842" w:rsidP="00F767E6">
      <w:pPr>
        <w:spacing w:line="440" w:lineRule="exact"/>
        <w:jc w:val="center"/>
        <w:rPr>
          <w:rFonts w:hAnsi="宋体"/>
          <w:sz w:val="28"/>
          <w:szCs w:val="28"/>
        </w:rPr>
      </w:pPr>
      <w:r>
        <w:rPr>
          <w:rFonts w:hAnsi="宋体"/>
          <w:noProof/>
          <w:sz w:val="28"/>
          <w:szCs w:val="28"/>
        </w:rPr>
        <w:pict>
          <v:shape id="_x0000_s1031" type="#_x0000_t202" style="position:absolute;left:0;text-align:left;margin-left:327.75pt;margin-top:16.5pt;width:185.9pt;height:37pt;z-index:251688960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" filled="f" stroked="f">
            <v:textbox>
              <w:txbxContent>
                <w:p w:rsidR="00391F02" w:rsidRPr="00391F02" w:rsidRDefault="00391F02">
                  <w:pPr>
                    <w:rPr>
                      <w:sz w:val="18"/>
                      <w:szCs w:val="18"/>
                    </w:rPr>
                  </w:pPr>
                  <w:r w:rsidRPr="00391F02">
                    <w:rPr>
                      <w:sz w:val="18"/>
                      <w:szCs w:val="18"/>
                    </w:rPr>
                    <w:t>23.</w:t>
                  </w:r>
                  <w:r w:rsidRPr="00391F02">
                    <w:rPr>
                      <w:rFonts w:hint="eastAsia"/>
                      <w:sz w:val="18"/>
                      <w:szCs w:val="18"/>
                    </w:rPr>
                    <w:t>盖板</w:t>
                  </w:r>
                </w:p>
              </w:txbxContent>
            </v:textbox>
            <w10:wrap type="square"/>
          </v:shape>
        </w:pict>
      </w:r>
      <w:r>
        <w:rPr>
          <w:rFonts w:hAnsi="宋体"/>
          <w:noProof/>
          <w:sz w:val="28"/>
          <w:szCs w:val="28"/>
        </w:rPr>
        <w:pict>
          <v:line id="直接连接符 23" o:spid="_x0000_s1036" style="position:absolute;left:0;text-align:left;z-index:251686912;visibility:visible;mso-width-relative:margin;mso-height-relative:margin" from="275.25pt,13.5pt" to="332.2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" strokecolor="black [3200]" strokeweight=".5pt">
            <v:stroke joinstyle="miter"/>
          </v:line>
        </w:pict>
      </w:r>
      <w:r>
        <w:rPr>
          <w:rFonts w:hAnsi="宋体"/>
          <w:noProof/>
          <w:sz w:val="28"/>
          <w:szCs w:val="28"/>
        </w:rPr>
        <w:pict>
          <v:line id="直接连接符 20" o:spid="_x0000_s1035" style="position:absolute;left:0;text-align:left;z-index:251681792;visibility:visible" from="295.5pt,21.25pt" to="327pt,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" strokecolor="black [3200]" strokeweight=".5pt">
            <v:stroke joinstyle="miter"/>
          </v:line>
        </w:pict>
      </w: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F767E6" w:rsidRDefault="00C45842" w:rsidP="00F767E6">
      <w:pPr>
        <w:spacing w:line="440" w:lineRule="exact"/>
        <w:jc w:val="center"/>
        <w:rPr>
          <w:rFonts w:hAnsi="宋体"/>
          <w:sz w:val="28"/>
          <w:szCs w:val="28"/>
        </w:rPr>
      </w:pPr>
      <w:r>
        <w:rPr>
          <w:rFonts w:hAnsi="宋体"/>
          <w:noProof/>
          <w:sz w:val="28"/>
          <w:szCs w:val="28"/>
        </w:rPr>
        <w:pict>
          <v:shape id="_x0000_s1032" type="#_x0000_t202" style="position:absolute;left:0;text-align:left;margin-left:312.1pt;margin-top:.65pt;width:185.9pt;height:110.6pt;z-index:251685888;visibility:visible;mso-width-percent:400;mso-height-percent:200;mso-wrap-distance-top:3.6pt;mso-wrap-distance-bottom:3.6p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" filled="f" stroked="f">
            <v:textbox style="mso-fit-shape-to-text:t">
              <w:txbxContent>
                <w:p w:rsidR="00391F02" w:rsidRPr="00391F02" w:rsidRDefault="00391F02">
                  <w:pPr>
                    <w:rPr>
                      <w:sz w:val="18"/>
                      <w:szCs w:val="18"/>
                    </w:rPr>
                  </w:pPr>
                  <w:r w:rsidRPr="00391F02">
                    <w:rPr>
                      <w:sz w:val="18"/>
                      <w:szCs w:val="18"/>
                    </w:rPr>
                    <w:t>22.</w:t>
                  </w:r>
                  <w:r w:rsidRPr="00391F02">
                    <w:rPr>
                      <w:rFonts w:hint="eastAsia"/>
                      <w:sz w:val="18"/>
                      <w:szCs w:val="18"/>
                    </w:rPr>
                    <w:t>锯齿形</w:t>
                  </w:r>
                  <w:r w:rsidRPr="00391F02">
                    <w:rPr>
                      <w:sz w:val="18"/>
                      <w:szCs w:val="18"/>
                    </w:rPr>
                    <w:t>滑槽</w:t>
                  </w:r>
                </w:p>
              </w:txbxContent>
            </v:textbox>
            <w10:wrap type="square"/>
          </v:shape>
        </w:pict>
      </w:r>
      <w:r>
        <w:rPr>
          <w:rFonts w:hAnsi="宋体"/>
          <w:noProof/>
          <w:sz w:val="28"/>
          <w:szCs w:val="28"/>
        </w:rPr>
        <w:pict>
          <v:line id="直接连接符 19" o:spid="_x0000_s1034" style="position:absolute;left:0;text-align:left;z-index:251680768;visibility:visible;mso-width-relative:margin;mso-height-relative:margin" from="255pt,.5pt" to="276pt,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" strokecolor="black [3200]" strokeweight=".5pt">
            <v:stroke joinstyle="miter"/>
          </v:line>
        </w:pict>
      </w: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F767E6" w:rsidRDefault="00C45842" w:rsidP="00F767E6">
      <w:pPr>
        <w:spacing w:line="440" w:lineRule="exact"/>
        <w:jc w:val="center"/>
        <w:rPr>
          <w:rFonts w:hAnsi="宋体"/>
          <w:sz w:val="28"/>
          <w:szCs w:val="28"/>
        </w:rPr>
      </w:pPr>
      <w:r>
        <w:rPr>
          <w:rFonts w:hAnsi="宋体"/>
          <w:noProof/>
          <w:sz w:val="28"/>
          <w:szCs w:val="28"/>
        </w:rPr>
        <w:pict>
          <v:shape id="_x0000_s1033" type="#_x0000_t202" style="position:absolute;left:0;text-align:left;margin-left:245.15pt;margin-top:7.9pt;width:185.9pt;height:110.6pt;z-index:251683840;visibility:visible;mso-width-percent:400;mso-height-percent:200;mso-wrap-distance-top:3.6pt;mso-wrap-distance-bottom:3.6p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" filled="f" stroked="f">
            <v:textbox style="mso-fit-shape-to-text:t">
              <w:txbxContent>
                <w:p w:rsidR="00501F09" w:rsidRPr="00501F09" w:rsidRDefault="00501F09">
                  <w:pPr>
                    <w:rPr>
                      <w:sz w:val="18"/>
                      <w:szCs w:val="18"/>
                    </w:rPr>
                  </w:pPr>
                  <w:r w:rsidRPr="00501F09">
                    <w:rPr>
                      <w:rFonts w:hint="eastAsia"/>
                      <w:b/>
                      <w:sz w:val="18"/>
                      <w:szCs w:val="18"/>
                    </w:rPr>
                    <w:t>21</w:t>
                  </w:r>
                  <w:r w:rsidRPr="00501F09">
                    <w:rPr>
                      <w:rFonts w:hint="eastAsia"/>
                      <w:sz w:val="18"/>
                      <w:szCs w:val="18"/>
                    </w:rPr>
                    <w:t>.</w:t>
                  </w:r>
                  <w:r w:rsidRPr="00501F09">
                    <w:rPr>
                      <w:rFonts w:hint="eastAsia"/>
                      <w:sz w:val="18"/>
                      <w:szCs w:val="18"/>
                    </w:rPr>
                    <w:t>圆柱形滑块</w:t>
                  </w:r>
                </w:p>
              </w:txbxContent>
            </v:textbox>
            <w10:wrap type="square"/>
          </v:shape>
        </w:pict>
      </w:r>
    </w:p>
    <w:p w:rsidR="00F767E6" w:rsidRDefault="00F767E6" w:rsidP="00F767E6">
      <w:pPr>
        <w:spacing w:line="440" w:lineRule="exact"/>
        <w:jc w:val="center"/>
        <w:rPr>
          <w:rFonts w:hAnsi="宋体"/>
          <w:sz w:val="28"/>
          <w:szCs w:val="28"/>
        </w:rPr>
      </w:pPr>
    </w:p>
    <w:p w:rsidR="00F767E6" w:rsidRDefault="00F767E6" w:rsidP="009862FF">
      <w:pPr>
        <w:spacing w:line="440" w:lineRule="exact"/>
        <w:jc w:val="center"/>
        <w:rPr>
          <w:ins w:id="170" w:author="admin" w:date="2016-01-12T14:06:00Z"/>
          <w:rFonts w:hAnsi="宋体" w:hint="eastAsia"/>
          <w:sz w:val="28"/>
          <w:szCs w:val="28"/>
        </w:rPr>
      </w:pPr>
      <w:r>
        <w:rPr>
          <w:rFonts w:hAnsi="宋体"/>
          <w:sz w:val="28"/>
          <w:szCs w:val="28"/>
        </w:rPr>
        <w:t>图</w:t>
      </w:r>
      <w:r>
        <w:rPr>
          <w:rFonts w:hAnsi="宋体" w:hint="eastAsia"/>
          <w:sz w:val="28"/>
          <w:szCs w:val="28"/>
        </w:rPr>
        <w:t>2</w:t>
      </w: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b</w:t>
      </w:r>
      <w:r>
        <w:rPr>
          <w:rFonts w:hAnsi="宋体"/>
          <w:sz w:val="28"/>
          <w:szCs w:val="28"/>
        </w:rPr>
        <w:t>）</w:t>
      </w:r>
    </w:p>
    <w:p w:rsidR="005809DA" w:rsidRDefault="005809DA" w:rsidP="005809DA">
      <w:pPr>
        <w:spacing w:line="440" w:lineRule="exact"/>
        <w:jc w:val="left"/>
        <w:rPr>
          <w:ins w:id="171" w:author="admin" w:date="2016-01-12T14:06:00Z"/>
          <w:rFonts w:hAnsi="宋体"/>
          <w:sz w:val="28"/>
          <w:szCs w:val="28"/>
        </w:rPr>
      </w:pPr>
      <w:ins w:id="172" w:author="admin" w:date="2016-01-12T14:06:00Z">
        <w:r>
          <w:rPr>
            <w:rFonts w:hAnsi="宋体" w:hint="eastAsia"/>
            <w:sz w:val="28"/>
            <w:szCs w:val="28"/>
          </w:rPr>
          <w:t>（图不清楚，图中背景去掉，不能使用灰度，图的形式应同图１一样）</w:t>
        </w:r>
      </w:ins>
    </w:p>
    <w:p w:rsidR="005809DA" w:rsidRPr="005809DA" w:rsidRDefault="005809DA" w:rsidP="009862FF">
      <w:pPr>
        <w:spacing w:line="440" w:lineRule="exact"/>
        <w:jc w:val="center"/>
        <w:rPr>
          <w:rFonts w:hAnsi="宋体"/>
          <w:sz w:val="28"/>
          <w:szCs w:val="28"/>
        </w:rPr>
      </w:pPr>
    </w:p>
    <w:sectPr w:rsidR="005809DA" w:rsidRPr="005809DA" w:rsidSect="003D1F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7590" w:rsidRDefault="00517590" w:rsidP="00F767E6">
      <w:r>
        <w:separator/>
      </w:r>
    </w:p>
  </w:endnote>
  <w:endnote w:type="continuationSeparator" w:id="1">
    <w:p w:rsidR="00517590" w:rsidRDefault="00517590" w:rsidP="00F767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7590" w:rsidRDefault="00517590" w:rsidP="00F767E6">
      <w:r>
        <w:separator/>
      </w:r>
    </w:p>
  </w:footnote>
  <w:footnote w:type="continuationSeparator" w:id="1">
    <w:p w:rsidR="00517590" w:rsidRDefault="00517590" w:rsidP="00F767E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A1101"/>
    <w:rsid w:val="0007065D"/>
    <w:rsid w:val="00070DF7"/>
    <w:rsid w:val="001649EB"/>
    <w:rsid w:val="001B0432"/>
    <w:rsid w:val="001E3206"/>
    <w:rsid w:val="00276DB6"/>
    <w:rsid w:val="002D46D1"/>
    <w:rsid w:val="00384629"/>
    <w:rsid w:val="00391F02"/>
    <w:rsid w:val="003B5236"/>
    <w:rsid w:val="003C2431"/>
    <w:rsid w:val="003D1FF4"/>
    <w:rsid w:val="003E45DA"/>
    <w:rsid w:val="00425851"/>
    <w:rsid w:val="004421D1"/>
    <w:rsid w:val="00456AD0"/>
    <w:rsid w:val="004C7EA1"/>
    <w:rsid w:val="00501F09"/>
    <w:rsid w:val="00515E0F"/>
    <w:rsid w:val="00517590"/>
    <w:rsid w:val="00530771"/>
    <w:rsid w:val="005809DA"/>
    <w:rsid w:val="0058687A"/>
    <w:rsid w:val="005A3219"/>
    <w:rsid w:val="005A32A1"/>
    <w:rsid w:val="005D0FA8"/>
    <w:rsid w:val="006A6A7E"/>
    <w:rsid w:val="006C3209"/>
    <w:rsid w:val="006E6FE5"/>
    <w:rsid w:val="00716330"/>
    <w:rsid w:val="007602E8"/>
    <w:rsid w:val="007A1101"/>
    <w:rsid w:val="007D3C79"/>
    <w:rsid w:val="00811BD7"/>
    <w:rsid w:val="0081535A"/>
    <w:rsid w:val="00844222"/>
    <w:rsid w:val="00857023"/>
    <w:rsid w:val="00877D7C"/>
    <w:rsid w:val="008D384F"/>
    <w:rsid w:val="008D620A"/>
    <w:rsid w:val="009029EE"/>
    <w:rsid w:val="00914769"/>
    <w:rsid w:val="009202F1"/>
    <w:rsid w:val="009862FF"/>
    <w:rsid w:val="00986B24"/>
    <w:rsid w:val="009D6F6B"/>
    <w:rsid w:val="009F3800"/>
    <w:rsid w:val="00A52B40"/>
    <w:rsid w:val="00A53768"/>
    <w:rsid w:val="00A74363"/>
    <w:rsid w:val="00A8747D"/>
    <w:rsid w:val="00AE6505"/>
    <w:rsid w:val="00B103AB"/>
    <w:rsid w:val="00B11633"/>
    <w:rsid w:val="00B11A27"/>
    <w:rsid w:val="00B6666F"/>
    <w:rsid w:val="00BA2566"/>
    <w:rsid w:val="00BF23E6"/>
    <w:rsid w:val="00C31CA2"/>
    <w:rsid w:val="00C45842"/>
    <w:rsid w:val="00CB603B"/>
    <w:rsid w:val="00CD5225"/>
    <w:rsid w:val="00D12DF4"/>
    <w:rsid w:val="00D3207D"/>
    <w:rsid w:val="00D4538C"/>
    <w:rsid w:val="00D65376"/>
    <w:rsid w:val="00D763C0"/>
    <w:rsid w:val="00DC28D7"/>
    <w:rsid w:val="00DD3EEC"/>
    <w:rsid w:val="00E43A99"/>
    <w:rsid w:val="00E45BA8"/>
    <w:rsid w:val="00E4779D"/>
    <w:rsid w:val="00E57DB2"/>
    <w:rsid w:val="00E83FD8"/>
    <w:rsid w:val="00EB5F78"/>
    <w:rsid w:val="00EF7BA3"/>
    <w:rsid w:val="00F46C2C"/>
    <w:rsid w:val="00F5015C"/>
    <w:rsid w:val="00F620D5"/>
    <w:rsid w:val="00F767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10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67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767E6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767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767E6"/>
    <w:rPr>
      <w:rFonts w:ascii="Times New Roman" w:eastAsia="宋体" w:hAnsi="Times New Roman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C320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C3209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10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67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767E6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767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767E6"/>
    <w:rPr>
      <w:rFonts w:ascii="Times New Roman" w:eastAsia="宋体" w:hAnsi="Times New Roman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C320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C320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2F984-BAB5-4ABC-B543-1AD5D89AC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同济大学</Company>
  <LinksUpToDate>false</LinksUpToDate>
  <CharactersWithSpaces>4533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侯音凡</dc:creator>
  <cp:lastModifiedBy>admin</cp:lastModifiedBy>
  <cp:revision>2</cp:revision>
  <cp:lastPrinted>2016-01-12T02:15:00Z</cp:lastPrinted>
  <dcterms:created xsi:type="dcterms:W3CDTF">2016-01-12T06:36:00Z</dcterms:created>
  <dcterms:modified xsi:type="dcterms:W3CDTF">2016-01-12T06:36:00Z</dcterms:modified>
</cp:coreProperties>
</file>